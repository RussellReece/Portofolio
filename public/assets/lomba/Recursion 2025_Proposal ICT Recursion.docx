
<file path=[Content_Types].xml><?xml version="1.0" encoding="utf-8"?>
<Types xmlns="http://schemas.openxmlformats.org/package/2006/content-types">
  <Default Extension="emf" ContentType="image/x-emf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16="http://schemas.microsoft.com/office/drawing/2014/main" mc:Ignorable="w14 w15 w16se w16cid w16 w16cex w16sdtdh w16sdtfl w16du wp14">
  <w:body>
    <w:p w:rsidR="00756B73" w:rsidP="00E37DA7" w:rsidRDefault="00483ACA" w14:paraId="5B16E0ED" w14:textId="77777777">
      <w:pPr>
        <w:spacing w:line="36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RECURSION 2025 ICT BUSINESS PLAN COMPETITION</w:t>
      </w:r>
    </w:p>
    <w:p w:rsidR="00756B73" w:rsidP="00E37DA7" w:rsidRDefault="00E9790F" w14:paraId="0F0F5F23" w14:textId="3A031B5F">
      <w:pPr>
        <w:spacing w:line="36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EATVENTORY PROPOSAL</w:t>
      </w:r>
    </w:p>
    <w:p w:rsidR="00756B73" w:rsidP="00E37DA7" w:rsidRDefault="00756B73" w14:paraId="672A6659" w14:textId="77777777">
      <w:pPr>
        <w:spacing w:before="30" w:after="30" w:line="36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756B73" w:rsidP="00E37DA7" w:rsidRDefault="00756B73" w14:paraId="0A37501D" w14:textId="003D431C">
      <w:pPr>
        <w:spacing w:line="36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4E776D" w:rsidP="00E37DA7" w:rsidRDefault="004E776D" w14:paraId="09FAB17C" w14:textId="075422A8">
      <w:pPr>
        <w:spacing w:line="36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noProof/>
          <w:color w:val="000000"/>
          <w:sz w:val="24"/>
          <w:szCs w:val="24"/>
        </w:rPr>
        <w:drawing>
          <wp:inline distT="0" distB="0" distL="0" distR="0" wp14:anchorId="41C24BD1" wp14:editId="214B7D8E">
            <wp:extent cx="2520000" cy="1270594"/>
            <wp:effectExtent l="0" t="0" r="0" b="0"/>
            <wp:docPr id="1718974375" name="Picture 1" descr="A black and orang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974375" name="Picture 1" descr="A black and orang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270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6B73" w:rsidP="00E37DA7" w:rsidRDefault="00756B73" w14:paraId="02EB378F" w14:textId="77777777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00756B73" w:rsidP="00E37DA7" w:rsidRDefault="00756B73" w14:paraId="6A05A809" w14:textId="77777777">
      <w:pPr>
        <w:spacing w:line="36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756B73" w:rsidP="00E37DA7" w:rsidRDefault="00483ACA" w14:paraId="7BE328B7" w14:textId="77777777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DISUSUN OLEH:</w:t>
      </w:r>
    </w:p>
    <w:p w:rsidR="00C90434" w:rsidP="00E37DA7" w:rsidRDefault="4A62A78C" w14:paraId="3650BC2C" w14:textId="2F828835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498D80A2">
        <w:rPr>
          <w:rFonts w:ascii="Times New Roman" w:hAnsi="Times New Roman" w:eastAsia="Times New Roman" w:cs="Times New Roman"/>
          <w:sz w:val="24"/>
          <w:szCs w:val="24"/>
        </w:rPr>
        <w:t>Ari Okta Pratama</w:t>
      </w:r>
      <w:r w:rsidRPr="00A214C9" w:rsidR="00BE4784">
        <w:rPr>
          <w:rFonts w:ascii="Times New Roman" w:hAnsi="Times New Roman" w:cs="Times New Roman"/>
          <w:sz w:val="24"/>
          <w:szCs w:val="24"/>
        </w:rPr>
        <w:tab/>
      </w:r>
      <w:r w:rsidRPr="00A214C9" w:rsidR="00BE4784">
        <w:rPr>
          <w:rFonts w:ascii="Times New Roman" w:hAnsi="Times New Roman" w:cs="Times New Roman"/>
          <w:sz w:val="24"/>
          <w:szCs w:val="24"/>
        </w:rPr>
        <w:tab/>
      </w:r>
      <w:r w:rsidRPr="00A214C9" w:rsidR="00A214C9">
        <w:rPr>
          <w:rFonts w:ascii="Times New Roman" w:hAnsi="Times New Roman" w:eastAsia="Times New Roman" w:cs="Times New Roman"/>
          <w:sz w:val="24"/>
          <w:szCs w:val="24"/>
        </w:rPr>
        <w:t>28100</w:t>
      </w:r>
      <w:r w:rsidR="004B525B">
        <w:rPr>
          <w:rFonts w:ascii="Times New Roman" w:hAnsi="Times New Roman" w:eastAsia="Times New Roman" w:cs="Times New Roman"/>
          <w:sz w:val="24"/>
          <w:szCs w:val="24"/>
        </w:rPr>
        <w:t>10802</w:t>
      </w:r>
    </w:p>
    <w:p w:rsidR="00E37DA7" w:rsidP="00E37DA7" w:rsidRDefault="60DB54F7" w14:paraId="4631490B" w14:textId="77777777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00A214C9">
        <w:rPr>
          <w:rFonts w:ascii="Times New Roman" w:hAnsi="Times New Roman" w:cs="Times New Roman"/>
          <w:sz w:val="24"/>
          <w:szCs w:val="24"/>
        </w:rPr>
        <w:t xml:space="preserve">Malya Maritza </w:t>
      </w:r>
      <w:proofErr w:type="spellStart"/>
      <w:r w:rsidRPr="00A214C9">
        <w:rPr>
          <w:rFonts w:ascii="Times New Roman" w:hAnsi="Times New Roman" w:cs="Times New Roman"/>
          <w:sz w:val="24"/>
          <w:szCs w:val="24"/>
        </w:rPr>
        <w:t>Rahadiani</w:t>
      </w:r>
      <w:proofErr w:type="spellEnd"/>
      <w:r w:rsidRPr="00A214C9">
        <w:rPr>
          <w:rFonts w:ascii="Times New Roman" w:hAnsi="Times New Roman" w:cs="Times New Roman"/>
          <w:sz w:val="24"/>
          <w:szCs w:val="24"/>
        </w:rPr>
        <w:t xml:space="preserve">    </w:t>
      </w:r>
      <w:r w:rsidR="4D6DA8FC">
        <w:tab/>
      </w:r>
      <w:r w:rsidRPr="00A214C9" w:rsidR="00A214C9">
        <w:rPr>
          <w:rFonts w:ascii="Times New Roman" w:hAnsi="Times New Roman" w:eastAsia="Times New Roman" w:cs="Times New Roman"/>
          <w:sz w:val="24"/>
          <w:szCs w:val="24"/>
        </w:rPr>
        <w:t>28100</w:t>
      </w:r>
      <w:r w:rsidR="006130F8">
        <w:rPr>
          <w:rFonts w:ascii="Times New Roman" w:hAnsi="Times New Roman" w:eastAsia="Times New Roman" w:cs="Times New Roman"/>
          <w:sz w:val="24"/>
          <w:szCs w:val="24"/>
        </w:rPr>
        <w:t>108</w:t>
      </w:r>
      <w:r w:rsidR="008B310C">
        <w:rPr>
          <w:rFonts w:ascii="Times New Roman" w:hAnsi="Times New Roman" w:eastAsia="Times New Roman" w:cs="Times New Roman"/>
          <w:sz w:val="24"/>
          <w:szCs w:val="24"/>
        </w:rPr>
        <w:t>91</w:t>
      </w:r>
    </w:p>
    <w:p w:rsidR="00756B73" w:rsidP="00E37DA7" w:rsidRDefault="5CAFCE30" w14:paraId="684F86EE" w14:textId="0A464E2A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00A214C9">
        <w:rPr>
          <w:rFonts w:ascii="Times New Roman" w:hAnsi="Times New Roman" w:cs="Times New Roman"/>
          <w:sz w:val="24"/>
          <w:szCs w:val="24"/>
        </w:rPr>
        <w:t>Russell Reece</w:t>
      </w:r>
      <w:r w:rsidR="00BE4784">
        <w:tab/>
      </w:r>
      <w:r w:rsidR="00BE4784">
        <w:tab/>
      </w:r>
      <w:r w:rsidR="00695A8C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CB5240">
        <w:rPr>
          <w:rFonts w:ascii="Times New Roman" w:hAnsi="Times New Roman" w:eastAsia="Times New Roman" w:cs="Times New Roman"/>
          <w:sz w:val="24"/>
          <w:szCs w:val="24"/>
        </w:rPr>
        <w:t>2810011414</w:t>
      </w:r>
    </w:p>
    <w:p w:rsidR="00756B73" w:rsidP="00E37DA7" w:rsidRDefault="00756B73" w14:paraId="5A39BBE3" w14:textId="77777777">
      <w:pPr>
        <w:spacing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00756B73" w:rsidP="00E37DA7" w:rsidRDefault="7B7EA02B" w14:paraId="227ABCF8" w14:textId="29138E3F">
      <w:pPr>
        <w:spacing w:line="360" w:lineRule="auto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00D2FB1D">
        <w:rPr>
          <w:rFonts w:ascii="Times New Roman" w:hAnsi="Times New Roman" w:eastAsia="Times New Roman" w:cs="Times New Roman"/>
          <w:b/>
          <w:bCs/>
          <w:sz w:val="24"/>
          <w:szCs w:val="24"/>
        </w:rPr>
        <w:t>SATU UNIVERSITY</w:t>
      </w:r>
    </w:p>
    <w:p w:rsidR="00756B73" w:rsidP="00E37DA7" w:rsidRDefault="00483ACA" w14:paraId="3C32F1D6" w14:textId="77777777">
      <w:pPr>
        <w:spacing w:line="36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2025</w:t>
      </w:r>
    </w:p>
    <w:p w:rsidR="00756B73" w:rsidP="00080A04" w:rsidRDefault="00756B73" w14:paraId="41C8F396" w14:textId="77777777">
      <w:pPr>
        <w:spacing w:before="30" w:after="30" w:line="36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0C5F86" w:rsidP="00080A04" w:rsidRDefault="000C5F86" w14:paraId="5068B7B6" w14:textId="5C5C9C4E">
      <w:pPr>
        <w:jc w:val="both"/>
        <w:rPr>
          <w:rFonts w:ascii="Times New Roman" w:hAnsi="Times New Roman" w:eastAsia="Times New Roman" w:cs="Times New Roman"/>
          <w:b/>
          <w:sz w:val="24"/>
          <w:szCs w:val="24"/>
        </w:rPr>
        <w:sectPr w:rsidR="000C5F86" w:rsidSect="00EB0F83">
          <w:footerReference w:type="default" r:id="rId10"/>
          <w:pgSz w:w="12240" w:h="15840" w:orient="portrait"/>
          <w:pgMar w:top="1701" w:right="1701" w:bottom="1701" w:left="2268" w:header="720" w:footer="720" w:gutter="0"/>
          <w:pgNumType w:start="1"/>
          <w:cols w:space="720"/>
          <w:titlePg/>
          <w:docGrid w:linePitch="299"/>
        </w:sectPr>
      </w:pPr>
    </w:p>
    <w:p w:rsidRPr="00D223DA" w:rsidR="00D223DA" w:rsidP="00D223DA" w:rsidRDefault="00D223DA" w14:paraId="71FE1820" w14:textId="77777777">
      <w:pPr>
        <w:tabs>
          <w:tab w:val="left" w:pos="3828"/>
        </w:tabs>
        <w:rPr>
          <w:rFonts w:ascii="Times New Roman" w:hAnsi="Times New Roman" w:cs="Times New Roman"/>
          <w:sz w:val="24"/>
          <w:szCs w:val="24"/>
        </w:rPr>
      </w:pPr>
      <w:r w:rsidRPr="00D223DA">
        <w:rPr>
          <w:rFonts w:ascii="Times New Roman" w:hAnsi="Times New Roman" w:cs="Times New Roman"/>
          <w:b/>
          <w:bCs/>
          <w:sz w:val="24"/>
          <w:szCs w:val="24"/>
        </w:rPr>
        <w:t>SURAT PERNYATAAN ORISINALITAS KARYA</w:t>
      </w:r>
    </w:p>
    <w:p w:rsidRPr="00D223DA" w:rsidR="00D223DA" w:rsidP="00D223DA" w:rsidRDefault="00D223DA" w14:paraId="3BF07511" w14:textId="77777777">
      <w:pPr>
        <w:tabs>
          <w:tab w:val="left" w:pos="3828"/>
        </w:tabs>
        <w:rPr>
          <w:rFonts w:ascii="Times New Roman" w:hAnsi="Times New Roman" w:cs="Times New Roman"/>
          <w:sz w:val="24"/>
          <w:szCs w:val="24"/>
        </w:rPr>
      </w:pPr>
      <w:r w:rsidRPr="00D223DA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D223DA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D223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3DA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D223D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223DA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D223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3D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223DA">
        <w:rPr>
          <w:rFonts w:ascii="Times New Roman" w:hAnsi="Times New Roman" w:cs="Times New Roman"/>
          <w:sz w:val="24"/>
          <w:szCs w:val="24"/>
        </w:rPr>
        <w:t>:</w:t>
      </w:r>
    </w:p>
    <w:p w:rsidRPr="00D223DA" w:rsidR="00D223DA" w:rsidP="00D223DA" w:rsidRDefault="00D223DA" w14:paraId="12C7E751" w14:textId="093F0A70">
      <w:pPr>
        <w:tabs>
          <w:tab w:val="left" w:pos="3828"/>
        </w:tabs>
        <w:rPr>
          <w:rFonts w:ascii="Times New Roman" w:hAnsi="Times New Roman" w:cs="Times New Roman"/>
          <w:sz w:val="24"/>
          <w:szCs w:val="24"/>
        </w:rPr>
      </w:pPr>
      <w:r w:rsidRPr="00D223DA">
        <w:rPr>
          <w:rFonts w:ascii="Times New Roman" w:hAnsi="Times New Roman" w:cs="Times New Roman"/>
          <w:sz w:val="24"/>
          <w:szCs w:val="24"/>
        </w:rPr>
        <w:t>Nama Tim</w:t>
      </w:r>
      <w:r w:rsidRPr="00D223DA">
        <w:rPr>
          <w:rFonts w:ascii="Times New Roman" w:hAnsi="Times New Roman" w:cs="Times New Roman"/>
          <w:sz w:val="24"/>
          <w:szCs w:val="24"/>
        </w:rPr>
        <w:tab/>
      </w:r>
      <w:r w:rsidRPr="00D223DA">
        <w:rPr>
          <w:rFonts w:ascii="Times New Roman" w:hAnsi="Times New Roman" w:cs="Times New Roman"/>
          <w:sz w:val="24"/>
          <w:szCs w:val="24"/>
        </w:rPr>
        <w:t>: Pioneering Strate</w:t>
      </w:r>
      <w:r w:rsidR="009E10D9">
        <w:rPr>
          <w:rFonts w:ascii="Times New Roman" w:hAnsi="Times New Roman" w:cs="Times New Roman"/>
          <w:sz w:val="24"/>
          <w:szCs w:val="24"/>
        </w:rPr>
        <w:t>gists</w:t>
      </w:r>
      <w:r w:rsidRPr="00D223DA">
        <w:rPr>
          <w:rFonts w:ascii="Times New Roman" w:hAnsi="Times New Roman" w:cs="Times New Roman"/>
          <w:sz w:val="24"/>
          <w:szCs w:val="24"/>
        </w:rPr>
        <w:br/>
      </w:r>
      <w:r w:rsidRPr="00D223DA">
        <w:rPr>
          <w:rFonts w:ascii="Times New Roman" w:hAnsi="Times New Roman" w:cs="Times New Roman"/>
          <w:sz w:val="24"/>
          <w:szCs w:val="24"/>
        </w:rPr>
        <w:t>Divisi</w:t>
      </w:r>
      <w:r w:rsidRPr="00D223DA">
        <w:rPr>
          <w:rFonts w:ascii="Times New Roman" w:hAnsi="Times New Roman" w:cs="Times New Roman"/>
          <w:sz w:val="24"/>
          <w:szCs w:val="24"/>
        </w:rPr>
        <w:tab/>
      </w:r>
      <w:r w:rsidRPr="00D223DA">
        <w:rPr>
          <w:rFonts w:ascii="Times New Roman" w:hAnsi="Times New Roman" w:cs="Times New Roman"/>
          <w:sz w:val="24"/>
          <w:szCs w:val="24"/>
        </w:rPr>
        <w:t>: ICT Business Plan</w:t>
      </w:r>
    </w:p>
    <w:p w:rsidRPr="00D223DA" w:rsidR="00D223DA" w:rsidP="00D223DA" w:rsidRDefault="00D223DA" w14:paraId="1A01D59C" w14:textId="77777777">
      <w:pPr>
        <w:tabs>
          <w:tab w:val="left" w:pos="3828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D223DA">
        <w:rPr>
          <w:rFonts w:ascii="Times New Roman" w:hAnsi="Times New Roman" w:cs="Times New Roman"/>
          <w:b/>
          <w:bCs/>
          <w:sz w:val="24"/>
          <w:szCs w:val="24"/>
        </w:rPr>
        <w:t>Ketua</w:t>
      </w:r>
      <w:proofErr w:type="spellEnd"/>
      <w:r w:rsidRPr="00D223DA">
        <w:rPr>
          <w:rFonts w:ascii="Times New Roman" w:hAnsi="Times New Roman" w:cs="Times New Roman"/>
          <w:b/>
          <w:bCs/>
          <w:sz w:val="24"/>
          <w:szCs w:val="24"/>
        </w:rPr>
        <w:t xml:space="preserve"> Tim</w:t>
      </w:r>
      <w:r w:rsidRPr="00D223DA">
        <w:rPr>
          <w:rFonts w:ascii="Times New Roman" w:hAnsi="Times New Roman" w:cs="Times New Roman"/>
          <w:sz w:val="24"/>
          <w:szCs w:val="24"/>
        </w:rPr>
        <w:br/>
      </w:r>
      <w:r w:rsidRPr="00D223DA">
        <w:rPr>
          <w:rFonts w:ascii="Times New Roman" w:hAnsi="Times New Roman" w:cs="Times New Roman"/>
          <w:sz w:val="24"/>
          <w:szCs w:val="24"/>
        </w:rPr>
        <w:t xml:space="preserve">Nama </w:t>
      </w:r>
      <w:proofErr w:type="gramStart"/>
      <w:r w:rsidRPr="00D223DA">
        <w:rPr>
          <w:rFonts w:ascii="Times New Roman" w:hAnsi="Times New Roman" w:cs="Times New Roman"/>
          <w:sz w:val="24"/>
          <w:szCs w:val="24"/>
        </w:rPr>
        <w:tab/>
      </w:r>
      <w:r w:rsidRPr="00D223DA">
        <w:rPr>
          <w:rFonts w:ascii="Times New Roman" w:hAnsi="Times New Roman" w:cs="Times New Roman"/>
          <w:sz w:val="24"/>
          <w:szCs w:val="24"/>
        </w:rPr>
        <w:t>:Ari</w:t>
      </w:r>
      <w:proofErr w:type="gramEnd"/>
      <w:r w:rsidRPr="00D223DA">
        <w:rPr>
          <w:rFonts w:ascii="Times New Roman" w:hAnsi="Times New Roman" w:cs="Times New Roman"/>
          <w:sz w:val="24"/>
          <w:szCs w:val="24"/>
        </w:rPr>
        <w:t xml:space="preserve"> Okta </w:t>
      </w:r>
      <w:proofErr w:type="spellStart"/>
      <w:r w:rsidRPr="00D223DA">
        <w:rPr>
          <w:rFonts w:ascii="Times New Roman" w:hAnsi="Times New Roman" w:cs="Times New Roman"/>
          <w:sz w:val="24"/>
          <w:szCs w:val="24"/>
        </w:rPr>
        <w:t>Pratama</w:t>
      </w:r>
      <w:proofErr w:type="spellEnd"/>
      <w:r w:rsidRPr="00D223DA">
        <w:rPr>
          <w:rFonts w:ascii="Times New Roman" w:hAnsi="Times New Roman" w:cs="Times New Roman"/>
          <w:sz w:val="24"/>
          <w:szCs w:val="24"/>
        </w:rPr>
        <w:br/>
      </w:r>
      <w:r w:rsidRPr="00D223DA">
        <w:rPr>
          <w:rFonts w:ascii="Times New Roman" w:hAnsi="Times New Roman" w:cs="Times New Roman"/>
          <w:sz w:val="24"/>
          <w:szCs w:val="24"/>
        </w:rPr>
        <w:t>Asal Universitas</w:t>
      </w:r>
      <w:proofErr w:type="gramStart"/>
      <w:r w:rsidRPr="00D223DA">
        <w:rPr>
          <w:rFonts w:ascii="Times New Roman" w:hAnsi="Times New Roman" w:cs="Times New Roman"/>
          <w:sz w:val="24"/>
          <w:szCs w:val="24"/>
        </w:rPr>
        <w:tab/>
      </w:r>
      <w:r w:rsidRPr="00D223DA">
        <w:rPr>
          <w:rFonts w:ascii="Times New Roman" w:hAnsi="Times New Roman" w:cs="Times New Roman"/>
          <w:sz w:val="24"/>
          <w:szCs w:val="24"/>
        </w:rPr>
        <w:t>:SATU</w:t>
      </w:r>
      <w:proofErr w:type="gramEnd"/>
      <w:r w:rsidRPr="00D223DA">
        <w:rPr>
          <w:rFonts w:ascii="Times New Roman" w:hAnsi="Times New Roman" w:cs="Times New Roman"/>
          <w:sz w:val="24"/>
          <w:szCs w:val="24"/>
        </w:rPr>
        <w:t xml:space="preserve"> UNIVERSITY</w:t>
      </w:r>
      <w:r w:rsidRPr="00D223DA">
        <w:rPr>
          <w:rFonts w:ascii="Times New Roman" w:hAnsi="Times New Roman" w:cs="Times New Roman"/>
          <w:sz w:val="24"/>
          <w:szCs w:val="24"/>
        </w:rPr>
        <w:br/>
      </w:r>
      <w:r w:rsidRPr="00D223DA">
        <w:rPr>
          <w:rFonts w:ascii="Times New Roman" w:hAnsi="Times New Roman" w:cs="Times New Roman"/>
          <w:sz w:val="24"/>
          <w:szCs w:val="24"/>
        </w:rPr>
        <w:t>NIM</w:t>
      </w:r>
      <w:r w:rsidRPr="00D223DA">
        <w:rPr>
          <w:rFonts w:ascii="Times New Roman" w:hAnsi="Times New Roman" w:cs="Times New Roman"/>
          <w:sz w:val="24"/>
          <w:szCs w:val="24"/>
        </w:rPr>
        <w:tab/>
      </w:r>
      <w:r w:rsidRPr="00D223DA">
        <w:rPr>
          <w:rFonts w:ascii="Times New Roman" w:hAnsi="Times New Roman" w:cs="Times New Roman"/>
          <w:sz w:val="24"/>
          <w:szCs w:val="24"/>
        </w:rPr>
        <w:t>:2810010802</w:t>
      </w:r>
      <w:r w:rsidRPr="00D223DA">
        <w:rPr>
          <w:rFonts w:ascii="Times New Roman" w:hAnsi="Times New Roman" w:cs="Times New Roman"/>
          <w:sz w:val="24"/>
          <w:szCs w:val="24"/>
        </w:rPr>
        <w:br/>
      </w:r>
      <w:r w:rsidRPr="00D223DA">
        <w:rPr>
          <w:rFonts w:ascii="Times New Roman" w:hAnsi="Times New Roman" w:cs="Times New Roman"/>
          <w:sz w:val="24"/>
          <w:szCs w:val="24"/>
        </w:rPr>
        <w:t>Alamat Email</w:t>
      </w:r>
      <w:r w:rsidRPr="00D223DA">
        <w:rPr>
          <w:rFonts w:ascii="Times New Roman" w:hAnsi="Times New Roman" w:cs="Times New Roman"/>
          <w:sz w:val="24"/>
          <w:szCs w:val="24"/>
        </w:rPr>
        <w:tab/>
      </w:r>
      <w:r w:rsidRPr="00D223DA">
        <w:rPr>
          <w:rFonts w:ascii="Times New Roman" w:hAnsi="Times New Roman" w:cs="Times New Roman"/>
          <w:sz w:val="24"/>
          <w:szCs w:val="24"/>
        </w:rPr>
        <w:t>: aripratamaokta@gmail.com</w:t>
      </w:r>
      <w:r w:rsidRPr="00D223DA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223DA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D223DA">
        <w:rPr>
          <w:rFonts w:ascii="Times New Roman" w:hAnsi="Times New Roman" w:cs="Times New Roman"/>
          <w:sz w:val="24"/>
          <w:szCs w:val="24"/>
        </w:rPr>
        <w:t xml:space="preserve"> HP </w:t>
      </w:r>
      <w:r w:rsidRPr="00D223DA">
        <w:rPr>
          <w:rFonts w:ascii="Times New Roman" w:hAnsi="Times New Roman" w:cs="Times New Roman"/>
          <w:sz w:val="24"/>
          <w:szCs w:val="24"/>
        </w:rPr>
        <w:tab/>
      </w:r>
      <w:r w:rsidRPr="00D223DA">
        <w:rPr>
          <w:rFonts w:ascii="Times New Roman" w:hAnsi="Times New Roman" w:cs="Times New Roman"/>
          <w:sz w:val="24"/>
          <w:szCs w:val="24"/>
        </w:rPr>
        <w:t>: 081995223741</w:t>
      </w:r>
    </w:p>
    <w:p w:rsidRPr="00D223DA" w:rsidR="00D223DA" w:rsidP="00D223DA" w:rsidRDefault="00D223DA" w14:paraId="536C8A94" w14:textId="104AB54C">
      <w:pPr>
        <w:tabs>
          <w:tab w:val="left" w:pos="3828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D223DA">
        <w:rPr>
          <w:rFonts w:ascii="Times New Roman" w:hAnsi="Times New Roman" w:cs="Times New Roman"/>
          <w:b/>
          <w:bCs/>
          <w:sz w:val="24"/>
          <w:szCs w:val="24"/>
        </w:rPr>
        <w:t>Anggota</w:t>
      </w:r>
      <w:proofErr w:type="spellEnd"/>
      <w:r w:rsidRPr="00D223DA">
        <w:rPr>
          <w:rFonts w:ascii="Times New Roman" w:hAnsi="Times New Roman" w:cs="Times New Roman"/>
          <w:b/>
          <w:bCs/>
          <w:sz w:val="24"/>
          <w:szCs w:val="24"/>
        </w:rPr>
        <w:t xml:space="preserve"> Tim</w:t>
      </w:r>
      <w:r w:rsidRPr="00D223DA">
        <w:rPr>
          <w:rFonts w:ascii="Times New Roman" w:hAnsi="Times New Roman" w:cs="Times New Roman"/>
          <w:sz w:val="24"/>
          <w:szCs w:val="24"/>
        </w:rPr>
        <w:t>:</w:t>
      </w:r>
    </w:p>
    <w:p w:rsidRPr="00D223DA" w:rsidR="00D223DA" w:rsidP="00D223DA" w:rsidRDefault="00D223DA" w14:paraId="060D1F7E" w14:textId="38B71D8F">
      <w:pPr>
        <w:numPr>
          <w:ilvl w:val="0"/>
          <w:numId w:val="28"/>
        </w:numPr>
        <w:tabs>
          <w:tab w:val="left" w:pos="3828"/>
        </w:tabs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D223DA">
        <w:rPr>
          <w:rFonts w:ascii="Times New Roman" w:hAnsi="Times New Roman" w:cs="Times New Roman"/>
          <w:sz w:val="24"/>
          <w:szCs w:val="24"/>
        </w:rPr>
        <w:t>Nama</w:t>
      </w:r>
      <w:r w:rsidRPr="00D223DA">
        <w:rPr>
          <w:rFonts w:ascii="Times New Roman" w:hAnsi="Times New Roman" w:cs="Times New Roman"/>
          <w:sz w:val="24"/>
          <w:szCs w:val="24"/>
        </w:rPr>
        <w:tab/>
      </w:r>
      <w:r w:rsidRPr="00D223DA">
        <w:rPr>
          <w:rFonts w:ascii="Times New Roman" w:hAnsi="Times New Roman" w:cs="Times New Roman"/>
          <w:sz w:val="24"/>
          <w:szCs w:val="24"/>
        </w:rPr>
        <w:t>: Russell Reece</w:t>
      </w:r>
      <w:r w:rsidRPr="00D223DA">
        <w:rPr>
          <w:rFonts w:ascii="Times New Roman" w:hAnsi="Times New Roman" w:cs="Times New Roman"/>
          <w:sz w:val="24"/>
          <w:szCs w:val="24"/>
        </w:rPr>
        <w:br/>
      </w:r>
      <w:r w:rsidRPr="00D223DA">
        <w:rPr>
          <w:rFonts w:ascii="Times New Roman" w:hAnsi="Times New Roman" w:cs="Times New Roman"/>
          <w:sz w:val="24"/>
          <w:szCs w:val="24"/>
        </w:rPr>
        <w:t>NIM</w:t>
      </w:r>
      <w:r w:rsidRPr="00D223DA">
        <w:rPr>
          <w:rFonts w:ascii="Times New Roman" w:hAnsi="Times New Roman" w:cs="Times New Roman"/>
          <w:sz w:val="24"/>
          <w:szCs w:val="24"/>
        </w:rPr>
        <w:tab/>
      </w:r>
      <w:r w:rsidRPr="00D223DA">
        <w:rPr>
          <w:rFonts w:ascii="Times New Roman" w:hAnsi="Times New Roman" w:cs="Times New Roman"/>
          <w:sz w:val="24"/>
          <w:szCs w:val="24"/>
        </w:rPr>
        <w:t>: 2810</w:t>
      </w:r>
      <w:r w:rsidR="007478E2">
        <w:rPr>
          <w:rFonts w:ascii="Times New Roman" w:hAnsi="Times New Roman" w:cs="Times New Roman"/>
          <w:sz w:val="24"/>
          <w:szCs w:val="24"/>
        </w:rPr>
        <w:t>0</w:t>
      </w:r>
      <w:r w:rsidR="00825395">
        <w:rPr>
          <w:rFonts w:ascii="Times New Roman" w:hAnsi="Times New Roman" w:cs="Times New Roman"/>
          <w:sz w:val="24"/>
          <w:szCs w:val="24"/>
        </w:rPr>
        <w:t>11414</w:t>
      </w:r>
    </w:p>
    <w:p w:rsidRPr="00D223DA" w:rsidR="00D223DA" w:rsidP="00D223DA" w:rsidRDefault="00D223DA" w14:paraId="407DE271" w14:textId="04F5BB46">
      <w:pPr>
        <w:numPr>
          <w:ilvl w:val="0"/>
          <w:numId w:val="28"/>
        </w:numPr>
        <w:tabs>
          <w:tab w:val="left" w:pos="3828"/>
        </w:tabs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D223DA">
        <w:rPr>
          <w:rFonts w:ascii="Times New Roman" w:hAnsi="Times New Roman" w:cs="Times New Roman"/>
          <w:sz w:val="24"/>
          <w:szCs w:val="24"/>
        </w:rPr>
        <w:t>Nama</w:t>
      </w:r>
      <w:r w:rsidRPr="00D223DA">
        <w:rPr>
          <w:rFonts w:ascii="Times New Roman" w:hAnsi="Times New Roman" w:cs="Times New Roman"/>
          <w:sz w:val="24"/>
          <w:szCs w:val="24"/>
        </w:rPr>
        <w:tab/>
      </w:r>
      <w:r w:rsidRPr="00D223DA">
        <w:rPr>
          <w:rFonts w:ascii="Times New Roman" w:hAnsi="Times New Roman" w:cs="Times New Roman"/>
          <w:sz w:val="24"/>
          <w:szCs w:val="24"/>
        </w:rPr>
        <w:t xml:space="preserve">: Malya Maritza </w:t>
      </w:r>
      <w:proofErr w:type="spellStart"/>
      <w:r w:rsidRPr="00D223DA">
        <w:rPr>
          <w:rFonts w:ascii="Times New Roman" w:hAnsi="Times New Roman" w:cs="Times New Roman"/>
          <w:sz w:val="24"/>
          <w:szCs w:val="24"/>
        </w:rPr>
        <w:t>Rahadiani</w:t>
      </w:r>
      <w:proofErr w:type="spellEnd"/>
      <w:r w:rsidRPr="00D223DA">
        <w:rPr>
          <w:rFonts w:ascii="Times New Roman" w:hAnsi="Times New Roman" w:cs="Times New Roman"/>
          <w:sz w:val="24"/>
          <w:szCs w:val="24"/>
        </w:rPr>
        <w:br/>
      </w:r>
      <w:r w:rsidRPr="00D223DA">
        <w:rPr>
          <w:rFonts w:ascii="Times New Roman" w:hAnsi="Times New Roman" w:cs="Times New Roman"/>
          <w:sz w:val="24"/>
          <w:szCs w:val="24"/>
        </w:rPr>
        <w:t>NIM</w:t>
      </w:r>
      <w:r w:rsidRPr="00D223DA">
        <w:rPr>
          <w:rFonts w:ascii="Times New Roman" w:hAnsi="Times New Roman" w:cs="Times New Roman"/>
          <w:sz w:val="24"/>
          <w:szCs w:val="24"/>
        </w:rPr>
        <w:tab/>
      </w:r>
      <w:r w:rsidRPr="00D223DA">
        <w:rPr>
          <w:rFonts w:ascii="Times New Roman" w:hAnsi="Times New Roman" w:cs="Times New Roman"/>
          <w:sz w:val="24"/>
          <w:szCs w:val="24"/>
        </w:rPr>
        <w:t>:28100</w:t>
      </w:r>
      <w:r w:rsidR="00825395">
        <w:rPr>
          <w:rFonts w:ascii="Times New Roman" w:hAnsi="Times New Roman" w:cs="Times New Roman"/>
          <w:sz w:val="24"/>
          <w:szCs w:val="24"/>
        </w:rPr>
        <w:t>10891</w:t>
      </w:r>
    </w:p>
    <w:p w:rsidRPr="00D223DA" w:rsidR="00D223DA" w:rsidP="00D223DA" w:rsidRDefault="00D223DA" w14:paraId="3864CF56" w14:textId="77777777">
      <w:pPr>
        <w:tabs>
          <w:tab w:val="left" w:pos="3828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D223D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223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3D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223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3DA">
        <w:rPr>
          <w:rFonts w:ascii="Times New Roman" w:hAnsi="Times New Roman" w:cs="Times New Roman"/>
          <w:sz w:val="24"/>
          <w:szCs w:val="24"/>
        </w:rPr>
        <w:t>menyatakan</w:t>
      </w:r>
      <w:proofErr w:type="spellEnd"/>
      <w:r w:rsidRPr="00D223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3DA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223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3DA">
        <w:rPr>
          <w:rFonts w:ascii="Times New Roman" w:hAnsi="Times New Roman" w:cs="Times New Roman"/>
          <w:sz w:val="24"/>
          <w:szCs w:val="24"/>
        </w:rPr>
        <w:t>karya</w:t>
      </w:r>
      <w:proofErr w:type="spellEnd"/>
      <w:r w:rsidRPr="00D223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3DA">
        <w:rPr>
          <w:rFonts w:ascii="Times New Roman" w:hAnsi="Times New Roman" w:cs="Times New Roman"/>
          <w:sz w:val="24"/>
          <w:szCs w:val="24"/>
        </w:rPr>
        <w:t>berjudul</w:t>
      </w:r>
      <w:proofErr w:type="spellEnd"/>
      <w:r w:rsidRPr="00D223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3DA">
        <w:rPr>
          <w:rFonts w:ascii="Times New Roman" w:hAnsi="Times New Roman" w:cs="Times New Roman"/>
          <w:sz w:val="24"/>
          <w:szCs w:val="24"/>
        </w:rPr>
        <w:t>Eatventory</w:t>
      </w:r>
      <w:proofErr w:type="spellEnd"/>
      <w:r w:rsidRPr="00D223D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223DA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D223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3DA">
        <w:rPr>
          <w:rFonts w:ascii="Times New Roman" w:hAnsi="Times New Roman" w:cs="Times New Roman"/>
          <w:sz w:val="24"/>
          <w:szCs w:val="24"/>
        </w:rPr>
        <w:t>ajukan</w:t>
      </w:r>
      <w:proofErr w:type="spellEnd"/>
      <w:r w:rsidRPr="00D223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3D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223DA">
        <w:rPr>
          <w:rFonts w:ascii="Times New Roman" w:hAnsi="Times New Roman" w:cs="Times New Roman"/>
          <w:sz w:val="24"/>
          <w:szCs w:val="24"/>
        </w:rPr>
        <w:t xml:space="preserve"> </w:t>
      </w:r>
      <w:r w:rsidRPr="00D223DA">
        <w:rPr>
          <w:rFonts w:ascii="Times New Roman" w:hAnsi="Times New Roman" w:cs="Times New Roman"/>
          <w:b/>
          <w:bCs/>
          <w:sz w:val="24"/>
          <w:szCs w:val="24"/>
        </w:rPr>
        <w:t xml:space="preserve">RECURSION 2025 </w:t>
      </w:r>
      <w:proofErr w:type="spellStart"/>
      <w:r w:rsidRPr="00D223D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223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3DA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D223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3DA">
        <w:rPr>
          <w:rFonts w:ascii="Times New Roman" w:hAnsi="Times New Roman" w:cs="Times New Roman"/>
          <w:sz w:val="24"/>
          <w:szCs w:val="24"/>
        </w:rPr>
        <w:t>karya</w:t>
      </w:r>
      <w:proofErr w:type="spellEnd"/>
      <w:r w:rsidRPr="00D223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3DA">
        <w:rPr>
          <w:rFonts w:ascii="Times New Roman" w:hAnsi="Times New Roman" w:cs="Times New Roman"/>
          <w:sz w:val="24"/>
          <w:szCs w:val="24"/>
        </w:rPr>
        <w:t>asli</w:t>
      </w:r>
      <w:proofErr w:type="spellEnd"/>
      <w:r w:rsidRPr="00D223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3DA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D223D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223DA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D223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3DA">
        <w:rPr>
          <w:rFonts w:ascii="Times New Roman" w:hAnsi="Times New Roman" w:cs="Times New Roman"/>
          <w:sz w:val="24"/>
          <w:szCs w:val="24"/>
        </w:rPr>
        <w:t>orisinal</w:t>
      </w:r>
      <w:proofErr w:type="spellEnd"/>
      <w:r w:rsidRPr="00D223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223D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223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3DA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D223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3DA">
        <w:rPr>
          <w:rFonts w:ascii="Times New Roman" w:hAnsi="Times New Roman" w:cs="Times New Roman"/>
          <w:sz w:val="24"/>
          <w:szCs w:val="24"/>
        </w:rPr>
        <w:t>plagiarisme</w:t>
      </w:r>
      <w:proofErr w:type="spellEnd"/>
      <w:r w:rsidRPr="00D223DA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223DA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D223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3DA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Pr="00D223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3DA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D223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3DA">
        <w:rPr>
          <w:rFonts w:ascii="Times New Roman" w:hAnsi="Times New Roman" w:cs="Times New Roman"/>
          <w:sz w:val="24"/>
          <w:szCs w:val="24"/>
        </w:rPr>
        <w:t>juara</w:t>
      </w:r>
      <w:proofErr w:type="spellEnd"/>
      <w:r w:rsidRPr="00D223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3D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223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3DA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D223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3DA">
        <w:rPr>
          <w:rFonts w:ascii="Times New Roman" w:hAnsi="Times New Roman" w:cs="Times New Roman"/>
          <w:sz w:val="24"/>
          <w:szCs w:val="24"/>
        </w:rPr>
        <w:t>penghargaan</w:t>
      </w:r>
      <w:proofErr w:type="spellEnd"/>
      <w:r w:rsidRPr="00D223D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223DA">
        <w:rPr>
          <w:rFonts w:ascii="Times New Roman" w:hAnsi="Times New Roman" w:cs="Times New Roman"/>
          <w:sz w:val="24"/>
          <w:szCs w:val="24"/>
        </w:rPr>
        <w:t>kompetisi</w:t>
      </w:r>
      <w:proofErr w:type="spellEnd"/>
      <w:r w:rsidRPr="00D223DA">
        <w:rPr>
          <w:rFonts w:ascii="Times New Roman" w:hAnsi="Times New Roman" w:cs="Times New Roman"/>
          <w:sz w:val="24"/>
          <w:szCs w:val="24"/>
        </w:rPr>
        <w:t xml:space="preserve"> lain.</w:t>
      </w:r>
    </w:p>
    <w:p w:rsidRPr="00D223DA" w:rsidR="00D223DA" w:rsidP="00D223DA" w:rsidRDefault="00D223DA" w14:paraId="0E72D842" w14:textId="77777777">
      <w:pPr>
        <w:tabs>
          <w:tab w:val="left" w:pos="3828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D223DA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D223D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223DA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D223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3DA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D223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3DA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D223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3DA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223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3DA">
        <w:rPr>
          <w:rFonts w:ascii="Times New Roman" w:hAnsi="Times New Roman" w:cs="Times New Roman"/>
          <w:sz w:val="24"/>
          <w:szCs w:val="24"/>
        </w:rPr>
        <w:t>karya</w:t>
      </w:r>
      <w:proofErr w:type="spellEnd"/>
      <w:r w:rsidRPr="00D223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3D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D223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3DA">
        <w:rPr>
          <w:rFonts w:ascii="Times New Roman" w:hAnsi="Times New Roman" w:cs="Times New Roman"/>
          <w:sz w:val="24"/>
          <w:szCs w:val="24"/>
        </w:rPr>
        <w:t>melanggar</w:t>
      </w:r>
      <w:proofErr w:type="spellEnd"/>
      <w:r w:rsidRPr="00D223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3DA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D223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3D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223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223DA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D223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3DA">
        <w:rPr>
          <w:rFonts w:ascii="Times New Roman" w:hAnsi="Times New Roman" w:cs="Times New Roman"/>
          <w:sz w:val="24"/>
          <w:szCs w:val="24"/>
        </w:rPr>
        <w:t>bersedia</w:t>
      </w:r>
      <w:proofErr w:type="spellEnd"/>
      <w:r w:rsidRPr="00D223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3DA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D223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3DA">
        <w:rPr>
          <w:rFonts w:ascii="Times New Roman" w:hAnsi="Times New Roman" w:cs="Times New Roman"/>
          <w:sz w:val="24"/>
          <w:szCs w:val="24"/>
        </w:rPr>
        <w:t>sanksi</w:t>
      </w:r>
      <w:proofErr w:type="spellEnd"/>
      <w:r w:rsidRPr="00D223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223DA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D223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3DA">
        <w:rPr>
          <w:rFonts w:ascii="Times New Roman" w:hAnsi="Times New Roman" w:cs="Times New Roman"/>
          <w:sz w:val="24"/>
          <w:szCs w:val="24"/>
        </w:rPr>
        <w:t>diskualifikasi</w:t>
      </w:r>
      <w:proofErr w:type="spellEnd"/>
      <w:r w:rsidRPr="00D223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3D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223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3DA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D223DA">
        <w:rPr>
          <w:rFonts w:ascii="Times New Roman" w:hAnsi="Times New Roman" w:cs="Times New Roman"/>
          <w:sz w:val="24"/>
          <w:szCs w:val="24"/>
        </w:rPr>
        <w:t>.</w:t>
      </w:r>
    </w:p>
    <w:p w:rsidRPr="00D223DA" w:rsidR="00D223DA" w:rsidP="00D223DA" w:rsidRDefault="00D223DA" w14:paraId="66DF106D" w14:textId="77777777">
      <w:pPr>
        <w:tabs>
          <w:tab w:val="left" w:pos="3828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D223DA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D223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3DA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D223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3DA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D223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3D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223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3DA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D223DA">
        <w:rPr>
          <w:rFonts w:ascii="Times New Roman" w:hAnsi="Times New Roman" w:cs="Times New Roman"/>
          <w:sz w:val="24"/>
          <w:szCs w:val="24"/>
        </w:rPr>
        <w:t xml:space="preserve"> buat </w:t>
      </w:r>
      <w:proofErr w:type="spellStart"/>
      <w:r w:rsidRPr="00D223D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223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3DA">
        <w:rPr>
          <w:rFonts w:ascii="Times New Roman" w:hAnsi="Times New Roman" w:cs="Times New Roman"/>
          <w:sz w:val="24"/>
          <w:szCs w:val="24"/>
        </w:rPr>
        <w:t>sebenar-benarnya</w:t>
      </w:r>
      <w:proofErr w:type="spellEnd"/>
      <w:r w:rsidRPr="00D223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3D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223DA">
        <w:rPr>
          <w:rFonts w:ascii="Times New Roman" w:hAnsi="Times New Roman" w:cs="Times New Roman"/>
          <w:sz w:val="24"/>
          <w:szCs w:val="24"/>
        </w:rPr>
        <w:t xml:space="preserve"> digunakan </w:t>
      </w:r>
      <w:proofErr w:type="spellStart"/>
      <w:r w:rsidRPr="00D223DA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D223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3DA"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 w:rsidRPr="00D223DA">
        <w:rPr>
          <w:rFonts w:ascii="Times New Roman" w:hAnsi="Times New Roman" w:cs="Times New Roman"/>
          <w:sz w:val="24"/>
          <w:szCs w:val="24"/>
        </w:rPr>
        <w:t>.</w:t>
      </w:r>
    </w:p>
    <w:p w:rsidR="006311DC" w:rsidP="00D223DA" w:rsidRDefault="006311DC" w14:paraId="121FA685" w14:textId="77777777">
      <w:pPr>
        <w:tabs>
          <w:tab w:val="left" w:pos="382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Pr="00D223DA" w:rsidR="00D223DA" w:rsidP="00D223DA" w:rsidRDefault="006311DC" w14:paraId="16860522" w14:textId="2C7FCCFA">
      <w:pPr>
        <w:tabs>
          <w:tab w:val="left" w:pos="382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3D67B0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D223DA" w:rsidR="00D223DA">
        <w:rPr>
          <w:rFonts w:ascii="Times New Roman" w:hAnsi="Times New Roman" w:cs="Times New Roman"/>
          <w:sz w:val="24"/>
          <w:szCs w:val="24"/>
        </w:rPr>
        <w:t>Bandung, 21-</w:t>
      </w:r>
      <w:r>
        <w:rPr>
          <w:rFonts w:ascii="Times New Roman" w:hAnsi="Times New Roman" w:cs="Times New Roman"/>
          <w:sz w:val="24"/>
          <w:szCs w:val="24"/>
        </w:rPr>
        <w:t>Maret</w:t>
      </w:r>
      <w:r w:rsidRPr="00D223DA" w:rsidR="00D223DA">
        <w:rPr>
          <w:rFonts w:ascii="Times New Roman" w:hAnsi="Times New Roman" w:cs="Times New Roman"/>
          <w:sz w:val="24"/>
          <w:szCs w:val="24"/>
        </w:rPr>
        <w:t>-2025</w:t>
      </w:r>
    </w:p>
    <w:p w:rsidRPr="00D223DA" w:rsidR="00D223DA" w:rsidP="00D223DA" w:rsidRDefault="003D67B0" w14:paraId="2E7FB388" w14:textId="29C6610A">
      <w:pPr>
        <w:tabs>
          <w:tab w:val="left" w:pos="382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Pr="00D223DA" w:rsidR="00D223DA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D223DA" w:rsidR="00D223DA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D223DA" w:rsidR="00D223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3DA" w:rsidR="00D223DA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D223DA" w:rsidR="00D223DA">
        <w:rPr>
          <w:rFonts w:ascii="Times New Roman" w:hAnsi="Times New Roman" w:cs="Times New Roman"/>
          <w:sz w:val="24"/>
          <w:szCs w:val="24"/>
        </w:rPr>
        <w:t>,</w:t>
      </w:r>
    </w:p>
    <w:p w:rsidRPr="00D223DA" w:rsidR="00D223DA" w:rsidP="00D223DA" w:rsidRDefault="006A7FF2" w14:paraId="3A528833" w14:textId="4E917B2A">
      <w:pPr>
        <w:tabs>
          <w:tab w:val="left" w:pos="382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D4E7ED0" wp14:editId="69DE04EC">
            <wp:simplePos x="0" y="0"/>
            <wp:positionH relativeFrom="margin">
              <wp:posOffset>3414279</wp:posOffset>
            </wp:positionH>
            <wp:positionV relativeFrom="paragraph">
              <wp:posOffset>3175</wp:posOffset>
            </wp:positionV>
            <wp:extent cx="1391920" cy="721198"/>
            <wp:effectExtent l="0" t="0" r="0" b="3175"/>
            <wp:wrapNone/>
            <wp:docPr id="999150636" name="Gambar 10" descr="Sebuah gambar berisi putih, sketsa, Font, deas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150636" name="Gambar 10" descr="Sebuah gambar berisi putih, sketsa, Font, deasin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ackgroundRemoval t="10000" b="90000" l="10000" r="90000">
                                  <a14:foregroundMark x1="33403" y1="33333" x2="66176" y2="73092"/>
                                  <a14:foregroundMark x1="66176" y1="73092" x2="36765" y2="34538"/>
                                  <a14:foregroundMark x1="36765" y1="34538" x2="54202" y2="7510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1920" cy="7211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67B0">
        <w:rPr>
          <w:rFonts w:ascii="Times New Roman" w:hAnsi="Times New Roman" w:cs="Times New Roman"/>
          <w:sz w:val="24"/>
          <w:szCs w:val="24"/>
        </w:rPr>
        <w:tab/>
      </w:r>
      <w:r w:rsidR="003D67B0">
        <w:rPr>
          <w:rFonts w:ascii="Times New Roman" w:hAnsi="Times New Roman" w:cs="Times New Roman"/>
          <w:sz w:val="24"/>
          <w:szCs w:val="24"/>
        </w:rPr>
        <w:tab/>
      </w:r>
      <w:r w:rsidR="003D67B0">
        <w:rPr>
          <w:rFonts w:ascii="Times New Roman" w:hAnsi="Times New Roman" w:cs="Times New Roman"/>
          <w:sz w:val="24"/>
          <w:szCs w:val="24"/>
        </w:rPr>
        <w:tab/>
      </w:r>
      <w:r w:rsidR="003D67B0">
        <w:rPr>
          <w:rFonts w:ascii="Times New Roman" w:hAnsi="Times New Roman" w:cs="Times New Roman"/>
          <w:sz w:val="24"/>
          <w:szCs w:val="24"/>
        </w:rPr>
        <w:tab/>
      </w:r>
    </w:p>
    <w:p w:rsidRPr="00D223DA" w:rsidR="00D223DA" w:rsidP="00D223DA" w:rsidRDefault="00D223DA" w14:paraId="0B3FD92F" w14:textId="77777777">
      <w:pPr>
        <w:tabs>
          <w:tab w:val="left" w:pos="3828"/>
        </w:tabs>
        <w:rPr>
          <w:rFonts w:ascii="Times New Roman" w:hAnsi="Times New Roman" w:cs="Times New Roman"/>
          <w:sz w:val="24"/>
          <w:szCs w:val="24"/>
        </w:rPr>
      </w:pPr>
    </w:p>
    <w:p w:rsidRPr="00D223DA" w:rsidR="00312C4A" w:rsidP="00D223DA" w:rsidRDefault="00312C4A" w14:paraId="2B8D8D6A" w14:textId="77777777">
      <w:pPr>
        <w:tabs>
          <w:tab w:val="left" w:pos="3828"/>
        </w:tabs>
        <w:rPr>
          <w:rFonts w:ascii="Times New Roman" w:hAnsi="Times New Roman" w:cs="Times New Roman"/>
          <w:sz w:val="24"/>
          <w:szCs w:val="24"/>
        </w:rPr>
      </w:pPr>
    </w:p>
    <w:p w:rsidRPr="00D223DA" w:rsidR="00D223DA" w:rsidP="00D223DA" w:rsidRDefault="003D67B0" w14:paraId="2B7B8C95" w14:textId="00CC06B7">
      <w:pPr>
        <w:tabs>
          <w:tab w:val="left" w:pos="382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D223DA" w:rsidR="00D223DA">
        <w:rPr>
          <w:rFonts w:ascii="Times New Roman" w:hAnsi="Times New Roman" w:cs="Times New Roman"/>
          <w:sz w:val="24"/>
          <w:szCs w:val="24"/>
        </w:rPr>
        <w:t>Ari Okta Pratama</w:t>
      </w:r>
    </w:p>
    <w:p w:rsidR="000C5F86" w:rsidP="002A5E96" w:rsidRDefault="003D67B0" w14:paraId="1EAA4F9B" w14:textId="0FF1B8E4">
      <w:pPr>
        <w:tabs>
          <w:tab w:val="left" w:pos="3828"/>
        </w:tabs>
        <w:rPr>
          <w:rFonts w:ascii="Times New Roman" w:hAnsi="Times New Roman" w:cs="Times New Roman"/>
          <w:sz w:val="24"/>
          <w:szCs w:val="24"/>
        </w:rPr>
        <w:sectPr w:rsidR="000C5F86" w:rsidSect="000C5F86">
          <w:pgSz w:w="12240" w:h="15840" w:orient="portrait"/>
          <w:pgMar w:top="1701" w:right="1701" w:bottom="1701" w:left="2268" w:header="720" w:footer="720" w:gutter="0"/>
          <w:pgNumType w:fmt="lowerRoman" w:start="1"/>
          <w:cols w:space="720"/>
          <w:docGrid w:linePitch="299"/>
        </w:sect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D223DA" w:rsidR="00D223DA">
        <w:rPr>
          <w:rFonts w:ascii="Times New Roman" w:hAnsi="Times New Roman" w:cs="Times New Roman"/>
          <w:sz w:val="24"/>
          <w:szCs w:val="24"/>
        </w:rPr>
        <w:t>281001080</w:t>
      </w:r>
      <w:r w:rsidR="00AC7C57">
        <w:rPr>
          <w:rFonts w:ascii="Times New Roman" w:hAnsi="Times New Roman" w:cs="Times New Roman"/>
          <w:sz w:val="24"/>
          <w:szCs w:val="24"/>
        </w:rPr>
        <w:t>2</w:t>
      </w:r>
    </w:p>
    <w:p w:rsidR="002A5E96" w:rsidP="00EB0F83" w:rsidRDefault="002A5E96" w14:paraId="4916BE97" w14:textId="77777777"/>
    <w:sdt>
      <w:sdtPr>
        <w:rPr>
          <w:rFonts w:ascii="Calibri" w:hAnsi="Calibri" w:eastAsia="Calibri" w:cs="Calibri"/>
          <w:color w:val="auto"/>
          <w:sz w:val="22"/>
          <w:szCs w:val="22"/>
          <w:lang w:val="id-ID" w:eastAsia="ja-JP"/>
        </w:rPr>
        <w:id w:val="-1428261250"/>
        <w:docPartObj>
          <w:docPartGallery w:val="Table of Contents"/>
          <w:docPartUnique/>
        </w:docPartObj>
      </w:sdtPr>
      <w:sdtEndPr>
        <w:rPr>
          <w:rFonts w:ascii="Calibri" w:hAnsi="Calibri" w:eastAsia="Calibri" w:cs="Calibri"/>
          <w:b w:val="1"/>
          <w:bCs w:val="1"/>
          <w:color w:val="auto"/>
          <w:sz w:val="22"/>
          <w:szCs w:val="22"/>
          <w:lang w:val="id-ID" w:eastAsia="ja-JP"/>
        </w:rPr>
      </w:sdtEndPr>
      <w:sdtContent>
        <w:p w:rsidRPr="00200EA1" w:rsidR="00BC0780" w:rsidRDefault="00BC0780" w14:paraId="32CE86CA" w14:textId="6A2CD838">
          <w:pPr>
            <w:pStyle w:val="TOCHeading"/>
            <w:rPr>
              <w:rFonts w:ascii="Times New Roman" w:hAnsi="Times New Roman" w:cs="Times New Roman"/>
              <w:b/>
              <w:color w:val="000000" w:themeColor="text1"/>
              <w:sz w:val="24"/>
              <w:szCs w:val="24"/>
              <w:lang w:val="id-ID"/>
            </w:rPr>
          </w:pPr>
          <w:r w:rsidRPr="00200EA1">
            <w:rPr>
              <w:rFonts w:ascii="Times New Roman" w:hAnsi="Times New Roman" w:cs="Times New Roman"/>
              <w:b/>
              <w:color w:val="000000" w:themeColor="text1"/>
              <w:sz w:val="24"/>
              <w:szCs w:val="24"/>
              <w:lang w:val="id-ID"/>
            </w:rPr>
            <w:t>Daftar Isi</w:t>
          </w:r>
        </w:p>
        <w:p w:rsidRPr="00200EA1" w:rsidR="00200EA1" w:rsidP="00200EA1" w:rsidRDefault="00200EA1" w14:paraId="5BA73F2C" w14:textId="756E4EDA">
          <w:pPr>
            <w:rPr>
              <w:lang w:val="id-ID" w:eastAsia="en-US"/>
            </w:rPr>
          </w:pPr>
        </w:p>
        <w:p w:rsidRPr="002F235A" w:rsidR="00757C84" w:rsidP="002F235A" w:rsidRDefault="00757C84" w14:paraId="26F11FA7" w14:textId="2845A179">
          <w:pPr>
            <w:pStyle w:val="TOC1"/>
            <w:rPr>
              <w:rFonts w:eastAsiaTheme="minorEastAsia"/>
              <w:color w:val="auto"/>
              <w:lang w:eastAsia="en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193660315">
            <w:r w:rsidRPr="002F235A">
              <w:rPr>
                <w:rStyle w:val="Hyperlink"/>
              </w:rPr>
              <w:t>BAB I. DESKRIPSI USAHA</w:t>
            </w:r>
            <w:r w:rsidRPr="002F235A">
              <w:rPr>
                <w:webHidden/>
              </w:rPr>
              <w:tab/>
            </w:r>
            <w:r w:rsidRPr="002F235A">
              <w:rPr>
                <w:webHidden/>
              </w:rPr>
              <w:fldChar w:fldCharType="begin"/>
            </w:r>
            <w:r w:rsidRPr="002F235A">
              <w:rPr>
                <w:webHidden/>
              </w:rPr>
              <w:instrText xml:space="preserve"> PAGEREF _Toc193660315 \h </w:instrText>
            </w:r>
            <w:r w:rsidRPr="002F235A">
              <w:rPr>
                <w:webHidden/>
              </w:rPr>
            </w:r>
            <w:r w:rsidRPr="002F235A">
              <w:rPr>
                <w:webHidden/>
              </w:rPr>
              <w:fldChar w:fldCharType="separate"/>
            </w:r>
            <w:r w:rsidR="008570F4">
              <w:rPr>
                <w:webHidden/>
              </w:rPr>
              <w:t>1</w:t>
            </w:r>
            <w:r w:rsidRPr="002F235A">
              <w:rPr>
                <w:webHidden/>
              </w:rPr>
              <w:fldChar w:fldCharType="end"/>
            </w:r>
          </w:hyperlink>
        </w:p>
        <w:p w:rsidRPr="002F235A" w:rsidR="00757C84" w:rsidRDefault="00757C84" w14:paraId="0B580756" w14:textId="2869E75D">
          <w:pPr>
            <w:pStyle w:val="TOC2"/>
            <w:rPr>
              <w:rFonts w:asciiTheme="minorHAnsi" w:hAnsiTheme="minorHAnsi" w:eastAsiaTheme="minorEastAsia" w:cstheme="minorBidi"/>
              <w:b w:val="0"/>
              <w:bCs w:val="0"/>
              <w:lang w:eastAsia="en-ID"/>
            </w:rPr>
          </w:pPr>
          <w:hyperlink w:history="1" w:anchor="_Toc193660316">
            <w:r w:rsidRPr="002F235A">
              <w:rPr>
                <w:rStyle w:val="Hyperlink"/>
                <w:b w:val="0"/>
                <w:bCs w:val="0"/>
              </w:rPr>
              <w:t>1.1</w:t>
            </w:r>
            <w:r w:rsidRPr="002F235A" w:rsidR="00013546">
              <w:rPr>
                <w:rStyle w:val="Hyperlink"/>
                <w:b w:val="0"/>
                <w:bCs w:val="0"/>
              </w:rPr>
              <w:t xml:space="preserve"> </w:t>
            </w:r>
            <w:r w:rsidRPr="002F235A">
              <w:rPr>
                <w:rStyle w:val="Hyperlink"/>
                <w:b w:val="0"/>
                <w:bCs w:val="0"/>
              </w:rPr>
              <w:t>Latar Belakang Usaha</w:t>
            </w:r>
            <w:r w:rsidRPr="002F235A">
              <w:rPr>
                <w:b w:val="0"/>
                <w:bCs w:val="0"/>
                <w:webHidden/>
              </w:rPr>
              <w:tab/>
            </w:r>
            <w:r w:rsidRPr="002F235A">
              <w:rPr>
                <w:b w:val="0"/>
                <w:bCs w:val="0"/>
                <w:webHidden/>
              </w:rPr>
              <w:fldChar w:fldCharType="begin"/>
            </w:r>
            <w:r w:rsidRPr="002F235A">
              <w:rPr>
                <w:b w:val="0"/>
                <w:bCs w:val="0"/>
                <w:webHidden/>
              </w:rPr>
              <w:instrText xml:space="preserve"> PAGEREF _Toc193660316 \h </w:instrText>
            </w:r>
            <w:r w:rsidRPr="002F235A">
              <w:rPr>
                <w:b w:val="0"/>
                <w:bCs w:val="0"/>
                <w:webHidden/>
              </w:rPr>
            </w:r>
            <w:r w:rsidRPr="002F235A">
              <w:rPr>
                <w:b w:val="0"/>
                <w:bCs w:val="0"/>
                <w:webHidden/>
              </w:rPr>
              <w:fldChar w:fldCharType="separate"/>
            </w:r>
            <w:r w:rsidR="008570F4">
              <w:rPr>
                <w:b w:val="0"/>
                <w:bCs w:val="0"/>
                <w:webHidden/>
              </w:rPr>
              <w:t>1</w:t>
            </w:r>
            <w:r w:rsidRPr="002F235A">
              <w:rPr>
                <w:b w:val="0"/>
                <w:bCs w:val="0"/>
                <w:webHidden/>
              </w:rPr>
              <w:fldChar w:fldCharType="end"/>
            </w:r>
          </w:hyperlink>
        </w:p>
        <w:p w:rsidRPr="002F235A" w:rsidR="00757C84" w:rsidRDefault="00757C84" w14:paraId="4B1E3486" w14:textId="4CEB174B">
          <w:pPr>
            <w:pStyle w:val="TOC2"/>
            <w:rPr>
              <w:rFonts w:asciiTheme="minorHAnsi" w:hAnsiTheme="minorHAnsi" w:eastAsiaTheme="minorEastAsia" w:cstheme="minorBidi"/>
              <w:b w:val="0"/>
              <w:bCs w:val="0"/>
              <w:lang w:eastAsia="en-ID"/>
            </w:rPr>
          </w:pPr>
          <w:hyperlink w:history="1" w:anchor="_Toc193660317">
            <w:r w:rsidRPr="002F235A">
              <w:rPr>
                <w:rStyle w:val="Hyperlink"/>
                <w:b w:val="0"/>
                <w:bCs w:val="0"/>
              </w:rPr>
              <w:t>1.2  Deskripsi Produk atau Layanan</w:t>
            </w:r>
            <w:r w:rsidRPr="002F235A">
              <w:rPr>
                <w:b w:val="0"/>
                <w:bCs w:val="0"/>
                <w:webHidden/>
              </w:rPr>
              <w:tab/>
            </w:r>
            <w:r w:rsidRPr="002F235A">
              <w:rPr>
                <w:b w:val="0"/>
                <w:bCs w:val="0"/>
                <w:webHidden/>
              </w:rPr>
              <w:fldChar w:fldCharType="begin"/>
            </w:r>
            <w:r w:rsidRPr="002F235A">
              <w:rPr>
                <w:b w:val="0"/>
                <w:bCs w:val="0"/>
                <w:webHidden/>
              </w:rPr>
              <w:instrText xml:space="preserve"> PAGEREF _Toc193660317 \h </w:instrText>
            </w:r>
            <w:r w:rsidRPr="002F235A">
              <w:rPr>
                <w:b w:val="0"/>
                <w:bCs w:val="0"/>
                <w:webHidden/>
              </w:rPr>
            </w:r>
            <w:r w:rsidRPr="002F235A">
              <w:rPr>
                <w:b w:val="0"/>
                <w:bCs w:val="0"/>
                <w:webHidden/>
              </w:rPr>
              <w:fldChar w:fldCharType="separate"/>
            </w:r>
            <w:r w:rsidR="008570F4">
              <w:rPr>
                <w:b w:val="0"/>
                <w:bCs w:val="0"/>
                <w:webHidden/>
              </w:rPr>
              <w:t>2</w:t>
            </w:r>
            <w:r w:rsidRPr="002F235A">
              <w:rPr>
                <w:b w:val="0"/>
                <w:bCs w:val="0"/>
                <w:webHidden/>
              </w:rPr>
              <w:fldChar w:fldCharType="end"/>
            </w:r>
          </w:hyperlink>
        </w:p>
        <w:p w:rsidRPr="002F235A" w:rsidR="00757C84" w:rsidRDefault="00757C84" w14:paraId="60D1E10E" w14:textId="4A06699B">
          <w:pPr>
            <w:pStyle w:val="TOC2"/>
            <w:rPr>
              <w:rFonts w:asciiTheme="minorHAnsi" w:hAnsiTheme="minorHAnsi" w:eastAsiaTheme="minorEastAsia" w:cstheme="minorBidi"/>
              <w:b w:val="0"/>
              <w:bCs w:val="0"/>
              <w:lang w:eastAsia="en-ID"/>
            </w:rPr>
          </w:pPr>
          <w:hyperlink w:history="1" w:anchor="_Toc193660318">
            <w:r w:rsidRPr="002F235A">
              <w:rPr>
                <w:rStyle w:val="Hyperlink"/>
                <w:b w:val="0"/>
                <w:bCs w:val="0"/>
              </w:rPr>
              <w:t>1.3  Keunggulan</w:t>
            </w:r>
            <w:r w:rsidRPr="002F235A">
              <w:rPr>
                <w:b w:val="0"/>
                <w:bCs w:val="0"/>
                <w:webHidden/>
              </w:rPr>
              <w:tab/>
            </w:r>
            <w:r w:rsidRPr="002F235A">
              <w:rPr>
                <w:b w:val="0"/>
                <w:bCs w:val="0"/>
                <w:webHidden/>
              </w:rPr>
              <w:fldChar w:fldCharType="begin"/>
            </w:r>
            <w:r w:rsidRPr="002F235A">
              <w:rPr>
                <w:b w:val="0"/>
                <w:bCs w:val="0"/>
                <w:webHidden/>
              </w:rPr>
              <w:instrText xml:space="preserve"> PAGEREF _Toc193660318 \h </w:instrText>
            </w:r>
            <w:r w:rsidRPr="002F235A">
              <w:rPr>
                <w:b w:val="0"/>
                <w:bCs w:val="0"/>
                <w:webHidden/>
              </w:rPr>
            </w:r>
            <w:r w:rsidRPr="002F235A">
              <w:rPr>
                <w:b w:val="0"/>
                <w:bCs w:val="0"/>
                <w:webHidden/>
              </w:rPr>
              <w:fldChar w:fldCharType="separate"/>
            </w:r>
            <w:r w:rsidR="008570F4">
              <w:rPr>
                <w:b w:val="0"/>
                <w:bCs w:val="0"/>
                <w:webHidden/>
              </w:rPr>
              <w:t>4</w:t>
            </w:r>
            <w:r w:rsidRPr="002F235A">
              <w:rPr>
                <w:b w:val="0"/>
                <w:bCs w:val="0"/>
                <w:webHidden/>
              </w:rPr>
              <w:fldChar w:fldCharType="end"/>
            </w:r>
          </w:hyperlink>
        </w:p>
        <w:p w:rsidRPr="002F235A" w:rsidR="00757C84" w:rsidP="002F235A" w:rsidRDefault="00757C84" w14:paraId="6EB3B0E6" w14:textId="5A549540">
          <w:pPr>
            <w:pStyle w:val="TOC1"/>
            <w:rPr>
              <w:rFonts w:eastAsiaTheme="minorEastAsia"/>
              <w:color w:val="auto"/>
              <w:lang w:eastAsia="en-ID"/>
            </w:rPr>
          </w:pPr>
          <w:hyperlink w:history="1" w:anchor="_Toc193660319">
            <w:r w:rsidRPr="002F235A">
              <w:rPr>
                <w:rStyle w:val="Hyperlink"/>
              </w:rPr>
              <w:t>BAB II. ANALISIS PASAR</w:t>
            </w:r>
            <w:r w:rsidRPr="002F235A">
              <w:rPr>
                <w:webHidden/>
              </w:rPr>
              <w:tab/>
            </w:r>
            <w:r w:rsidRPr="002F235A">
              <w:rPr>
                <w:webHidden/>
              </w:rPr>
              <w:fldChar w:fldCharType="begin"/>
            </w:r>
            <w:r w:rsidRPr="002F235A">
              <w:rPr>
                <w:webHidden/>
              </w:rPr>
              <w:instrText xml:space="preserve"> PAGEREF _Toc193660319 \h </w:instrText>
            </w:r>
            <w:r w:rsidRPr="002F235A">
              <w:rPr>
                <w:webHidden/>
              </w:rPr>
            </w:r>
            <w:r w:rsidRPr="002F235A">
              <w:rPr>
                <w:webHidden/>
              </w:rPr>
              <w:fldChar w:fldCharType="separate"/>
            </w:r>
            <w:r w:rsidR="008570F4">
              <w:rPr>
                <w:webHidden/>
              </w:rPr>
              <w:t>5</w:t>
            </w:r>
            <w:r w:rsidRPr="002F235A">
              <w:rPr>
                <w:webHidden/>
              </w:rPr>
              <w:fldChar w:fldCharType="end"/>
            </w:r>
          </w:hyperlink>
        </w:p>
        <w:p w:rsidRPr="002F235A" w:rsidR="00757C84" w:rsidRDefault="00757C84" w14:paraId="7E964716" w14:textId="7F36A4B8">
          <w:pPr>
            <w:pStyle w:val="TOC2"/>
            <w:rPr>
              <w:rFonts w:asciiTheme="minorHAnsi" w:hAnsiTheme="minorHAnsi" w:eastAsiaTheme="minorEastAsia" w:cstheme="minorBidi"/>
              <w:b w:val="0"/>
              <w:bCs w:val="0"/>
              <w:lang w:eastAsia="en-ID"/>
            </w:rPr>
          </w:pPr>
          <w:hyperlink w:history="1" w:anchor="_Toc193660320">
            <w:r w:rsidRPr="002F235A">
              <w:rPr>
                <w:rStyle w:val="Hyperlink"/>
                <w:b w:val="0"/>
                <w:bCs w:val="0"/>
              </w:rPr>
              <w:t>2.1  Target Pasar</w:t>
            </w:r>
            <w:r w:rsidRPr="002F235A">
              <w:rPr>
                <w:b w:val="0"/>
                <w:bCs w:val="0"/>
                <w:webHidden/>
              </w:rPr>
              <w:tab/>
            </w:r>
            <w:r w:rsidRPr="002F235A">
              <w:rPr>
                <w:b w:val="0"/>
                <w:bCs w:val="0"/>
                <w:webHidden/>
              </w:rPr>
              <w:fldChar w:fldCharType="begin"/>
            </w:r>
            <w:r w:rsidRPr="002F235A">
              <w:rPr>
                <w:b w:val="0"/>
                <w:bCs w:val="0"/>
                <w:webHidden/>
              </w:rPr>
              <w:instrText xml:space="preserve"> PAGEREF _Toc193660320 \h </w:instrText>
            </w:r>
            <w:r w:rsidRPr="002F235A">
              <w:rPr>
                <w:b w:val="0"/>
                <w:bCs w:val="0"/>
                <w:webHidden/>
              </w:rPr>
            </w:r>
            <w:r w:rsidRPr="002F235A">
              <w:rPr>
                <w:b w:val="0"/>
                <w:bCs w:val="0"/>
                <w:webHidden/>
              </w:rPr>
              <w:fldChar w:fldCharType="separate"/>
            </w:r>
            <w:r w:rsidR="008570F4">
              <w:rPr>
                <w:b w:val="0"/>
                <w:bCs w:val="0"/>
                <w:webHidden/>
              </w:rPr>
              <w:t>5</w:t>
            </w:r>
            <w:r w:rsidRPr="002F235A">
              <w:rPr>
                <w:b w:val="0"/>
                <w:bCs w:val="0"/>
                <w:webHidden/>
              </w:rPr>
              <w:fldChar w:fldCharType="end"/>
            </w:r>
          </w:hyperlink>
        </w:p>
        <w:p w:rsidRPr="002F235A" w:rsidR="00757C84" w:rsidRDefault="00757C84" w14:paraId="6632079B" w14:textId="258F7998">
          <w:pPr>
            <w:pStyle w:val="TOC2"/>
            <w:rPr>
              <w:rFonts w:asciiTheme="minorHAnsi" w:hAnsiTheme="minorHAnsi" w:eastAsiaTheme="minorEastAsia" w:cstheme="minorBidi"/>
              <w:b w:val="0"/>
              <w:bCs w:val="0"/>
              <w:lang w:eastAsia="en-ID"/>
            </w:rPr>
          </w:pPr>
          <w:hyperlink w:history="1" w:anchor="_Toc193660321">
            <w:r w:rsidRPr="002F235A">
              <w:rPr>
                <w:rStyle w:val="Hyperlink"/>
                <w:b w:val="0"/>
                <w:bCs w:val="0"/>
              </w:rPr>
              <w:t>2.2  Masalah yang Dihadapi Target Pasar</w:t>
            </w:r>
            <w:r w:rsidRPr="002F235A">
              <w:rPr>
                <w:b w:val="0"/>
                <w:bCs w:val="0"/>
                <w:webHidden/>
              </w:rPr>
              <w:tab/>
            </w:r>
            <w:r w:rsidRPr="002F235A">
              <w:rPr>
                <w:b w:val="0"/>
                <w:bCs w:val="0"/>
                <w:webHidden/>
              </w:rPr>
              <w:fldChar w:fldCharType="begin"/>
            </w:r>
            <w:r w:rsidRPr="002F235A">
              <w:rPr>
                <w:b w:val="0"/>
                <w:bCs w:val="0"/>
                <w:webHidden/>
              </w:rPr>
              <w:instrText xml:space="preserve"> PAGEREF _Toc193660321 \h </w:instrText>
            </w:r>
            <w:r w:rsidRPr="002F235A">
              <w:rPr>
                <w:b w:val="0"/>
                <w:bCs w:val="0"/>
                <w:webHidden/>
              </w:rPr>
            </w:r>
            <w:r w:rsidRPr="002F235A">
              <w:rPr>
                <w:b w:val="0"/>
                <w:bCs w:val="0"/>
                <w:webHidden/>
              </w:rPr>
              <w:fldChar w:fldCharType="separate"/>
            </w:r>
            <w:r w:rsidR="008570F4">
              <w:rPr>
                <w:b w:val="0"/>
                <w:bCs w:val="0"/>
                <w:webHidden/>
              </w:rPr>
              <w:t>6</w:t>
            </w:r>
            <w:r w:rsidRPr="002F235A">
              <w:rPr>
                <w:b w:val="0"/>
                <w:bCs w:val="0"/>
                <w:webHidden/>
              </w:rPr>
              <w:fldChar w:fldCharType="end"/>
            </w:r>
          </w:hyperlink>
        </w:p>
        <w:p w:rsidRPr="002F235A" w:rsidR="00757C84" w:rsidRDefault="00757C84" w14:paraId="285AC5D0" w14:textId="3C551C38">
          <w:pPr>
            <w:pStyle w:val="TOC2"/>
            <w:rPr>
              <w:rFonts w:asciiTheme="minorHAnsi" w:hAnsiTheme="minorHAnsi" w:eastAsiaTheme="minorEastAsia" w:cstheme="minorBidi"/>
              <w:b w:val="0"/>
              <w:bCs w:val="0"/>
              <w:lang w:eastAsia="en-ID"/>
            </w:rPr>
          </w:pPr>
          <w:hyperlink w:history="1" w:anchor="_Toc193660322">
            <w:r w:rsidRPr="002F235A">
              <w:rPr>
                <w:rStyle w:val="Hyperlink"/>
                <w:b w:val="0"/>
                <w:bCs w:val="0"/>
              </w:rPr>
              <w:t>2.3  Pesaing dan Peluang Pasar</w:t>
            </w:r>
            <w:r w:rsidRPr="002F235A">
              <w:rPr>
                <w:b w:val="0"/>
                <w:bCs w:val="0"/>
                <w:webHidden/>
              </w:rPr>
              <w:tab/>
            </w:r>
            <w:r w:rsidRPr="002F235A">
              <w:rPr>
                <w:b w:val="0"/>
                <w:bCs w:val="0"/>
                <w:webHidden/>
              </w:rPr>
              <w:fldChar w:fldCharType="begin"/>
            </w:r>
            <w:r w:rsidRPr="002F235A">
              <w:rPr>
                <w:b w:val="0"/>
                <w:bCs w:val="0"/>
                <w:webHidden/>
              </w:rPr>
              <w:instrText xml:space="preserve"> PAGEREF _Toc193660322 \h </w:instrText>
            </w:r>
            <w:r w:rsidRPr="002F235A">
              <w:rPr>
                <w:b w:val="0"/>
                <w:bCs w:val="0"/>
                <w:webHidden/>
              </w:rPr>
            </w:r>
            <w:r w:rsidRPr="002F235A">
              <w:rPr>
                <w:b w:val="0"/>
                <w:bCs w:val="0"/>
                <w:webHidden/>
              </w:rPr>
              <w:fldChar w:fldCharType="separate"/>
            </w:r>
            <w:r w:rsidR="008570F4">
              <w:rPr>
                <w:b w:val="0"/>
                <w:bCs w:val="0"/>
                <w:webHidden/>
              </w:rPr>
              <w:t>6</w:t>
            </w:r>
            <w:r w:rsidRPr="002F235A">
              <w:rPr>
                <w:b w:val="0"/>
                <w:bCs w:val="0"/>
                <w:webHidden/>
              </w:rPr>
              <w:fldChar w:fldCharType="end"/>
            </w:r>
          </w:hyperlink>
        </w:p>
        <w:p w:rsidRPr="002F235A" w:rsidR="00757C84" w:rsidP="002F235A" w:rsidRDefault="00757C84" w14:paraId="3D6383BF" w14:textId="68F39775">
          <w:pPr>
            <w:pStyle w:val="TOC1"/>
            <w:rPr>
              <w:rFonts w:eastAsiaTheme="minorEastAsia"/>
              <w:color w:val="auto"/>
              <w:lang w:eastAsia="en-ID"/>
            </w:rPr>
          </w:pPr>
          <w:hyperlink w:history="1" w:anchor="_Toc193660323">
            <w:r w:rsidRPr="002F235A">
              <w:rPr>
                <w:rStyle w:val="Hyperlink"/>
              </w:rPr>
              <w:t>BAB III. RENCANA DAN STRATEGI PEMASARAN</w:t>
            </w:r>
            <w:r w:rsidRPr="002F235A">
              <w:rPr>
                <w:webHidden/>
              </w:rPr>
              <w:tab/>
            </w:r>
            <w:r w:rsidRPr="002F235A">
              <w:rPr>
                <w:webHidden/>
              </w:rPr>
              <w:fldChar w:fldCharType="begin"/>
            </w:r>
            <w:r w:rsidRPr="002F235A">
              <w:rPr>
                <w:webHidden/>
              </w:rPr>
              <w:instrText xml:space="preserve"> PAGEREF _Toc193660323 \h </w:instrText>
            </w:r>
            <w:r w:rsidRPr="002F235A">
              <w:rPr>
                <w:webHidden/>
              </w:rPr>
            </w:r>
            <w:r w:rsidRPr="002F235A">
              <w:rPr>
                <w:webHidden/>
              </w:rPr>
              <w:fldChar w:fldCharType="separate"/>
            </w:r>
            <w:r w:rsidR="008570F4">
              <w:rPr>
                <w:webHidden/>
              </w:rPr>
              <w:t>8</w:t>
            </w:r>
            <w:r w:rsidRPr="002F235A">
              <w:rPr>
                <w:webHidden/>
              </w:rPr>
              <w:fldChar w:fldCharType="end"/>
            </w:r>
          </w:hyperlink>
        </w:p>
        <w:p w:rsidRPr="002F235A" w:rsidR="00757C84" w:rsidRDefault="00757C84" w14:paraId="2DC1FF4B" w14:textId="0C7A512E">
          <w:pPr>
            <w:pStyle w:val="TOC2"/>
            <w:rPr>
              <w:rFonts w:asciiTheme="minorHAnsi" w:hAnsiTheme="minorHAnsi" w:eastAsiaTheme="minorEastAsia" w:cstheme="minorBidi"/>
              <w:b w:val="0"/>
              <w:bCs w:val="0"/>
              <w:lang w:eastAsia="en-ID"/>
            </w:rPr>
          </w:pPr>
          <w:hyperlink w:history="1" w:anchor="_Toc193660324">
            <w:r w:rsidRPr="002F235A">
              <w:rPr>
                <w:rStyle w:val="Hyperlink"/>
                <w:b w:val="0"/>
                <w:bCs w:val="0"/>
              </w:rPr>
              <w:t>3.1  Strategi Pemasaran</w:t>
            </w:r>
            <w:r w:rsidRPr="002F235A">
              <w:rPr>
                <w:b w:val="0"/>
                <w:bCs w:val="0"/>
                <w:webHidden/>
              </w:rPr>
              <w:tab/>
            </w:r>
            <w:r w:rsidRPr="002F235A">
              <w:rPr>
                <w:b w:val="0"/>
                <w:bCs w:val="0"/>
                <w:webHidden/>
              </w:rPr>
              <w:fldChar w:fldCharType="begin"/>
            </w:r>
            <w:r w:rsidRPr="002F235A">
              <w:rPr>
                <w:b w:val="0"/>
                <w:bCs w:val="0"/>
                <w:webHidden/>
              </w:rPr>
              <w:instrText xml:space="preserve"> PAGEREF _Toc193660324 \h </w:instrText>
            </w:r>
            <w:r w:rsidRPr="002F235A">
              <w:rPr>
                <w:b w:val="0"/>
                <w:bCs w:val="0"/>
                <w:webHidden/>
              </w:rPr>
            </w:r>
            <w:r w:rsidRPr="002F235A">
              <w:rPr>
                <w:b w:val="0"/>
                <w:bCs w:val="0"/>
                <w:webHidden/>
              </w:rPr>
              <w:fldChar w:fldCharType="separate"/>
            </w:r>
            <w:r w:rsidR="008570F4">
              <w:rPr>
                <w:b w:val="0"/>
                <w:bCs w:val="0"/>
                <w:webHidden/>
              </w:rPr>
              <w:t>8</w:t>
            </w:r>
            <w:r w:rsidRPr="002F235A">
              <w:rPr>
                <w:b w:val="0"/>
                <w:bCs w:val="0"/>
                <w:webHidden/>
              </w:rPr>
              <w:fldChar w:fldCharType="end"/>
            </w:r>
          </w:hyperlink>
        </w:p>
        <w:p w:rsidRPr="002F235A" w:rsidR="00757C84" w:rsidRDefault="00757C84" w14:paraId="066BAFF9" w14:textId="04132F7A">
          <w:pPr>
            <w:pStyle w:val="TOC2"/>
            <w:rPr>
              <w:rFonts w:asciiTheme="minorHAnsi" w:hAnsiTheme="minorHAnsi" w:eastAsiaTheme="minorEastAsia" w:cstheme="minorBidi"/>
              <w:b w:val="0"/>
              <w:bCs w:val="0"/>
              <w:lang w:eastAsia="en-ID"/>
            </w:rPr>
          </w:pPr>
          <w:hyperlink w:history="1" w:anchor="_Toc193660325">
            <w:r w:rsidRPr="002F235A">
              <w:rPr>
                <w:rStyle w:val="Hyperlink"/>
                <w:b w:val="0"/>
                <w:bCs w:val="0"/>
              </w:rPr>
              <w:t>3.2  Rencana Distribusi Produk/Layanan</w:t>
            </w:r>
            <w:r w:rsidRPr="002F235A">
              <w:rPr>
                <w:b w:val="0"/>
                <w:bCs w:val="0"/>
                <w:webHidden/>
              </w:rPr>
              <w:tab/>
            </w:r>
            <w:r w:rsidRPr="002F235A">
              <w:rPr>
                <w:b w:val="0"/>
                <w:bCs w:val="0"/>
                <w:webHidden/>
              </w:rPr>
              <w:fldChar w:fldCharType="begin"/>
            </w:r>
            <w:r w:rsidRPr="002F235A">
              <w:rPr>
                <w:b w:val="0"/>
                <w:bCs w:val="0"/>
                <w:webHidden/>
              </w:rPr>
              <w:instrText xml:space="preserve"> PAGEREF _Toc193660325 \h </w:instrText>
            </w:r>
            <w:r w:rsidRPr="002F235A">
              <w:rPr>
                <w:b w:val="0"/>
                <w:bCs w:val="0"/>
                <w:webHidden/>
              </w:rPr>
            </w:r>
            <w:r w:rsidRPr="002F235A">
              <w:rPr>
                <w:b w:val="0"/>
                <w:bCs w:val="0"/>
                <w:webHidden/>
              </w:rPr>
              <w:fldChar w:fldCharType="separate"/>
            </w:r>
            <w:r w:rsidR="008570F4">
              <w:rPr>
                <w:b w:val="0"/>
                <w:bCs w:val="0"/>
                <w:webHidden/>
              </w:rPr>
              <w:t>9</w:t>
            </w:r>
            <w:r w:rsidRPr="002F235A">
              <w:rPr>
                <w:b w:val="0"/>
                <w:bCs w:val="0"/>
                <w:webHidden/>
              </w:rPr>
              <w:fldChar w:fldCharType="end"/>
            </w:r>
          </w:hyperlink>
        </w:p>
        <w:p w:rsidRPr="002F235A" w:rsidR="00757C84" w:rsidRDefault="00757C84" w14:paraId="6C4AA11F" w14:textId="7ACA6385">
          <w:pPr>
            <w:pStyle w:val="TOC2"/>
            <w:rPr>
              <w:rFonts w:asciiTheme="minorHAnsi" w:hAnsiTheme="minorHAnsi" w:eastAsiaTheme="minorEastAsia" w:cstheme="minorBidi"/>
              <w:b w:val="0"/>
              <w:bCs w:val="0"/>
              <w:lang w:eastAsia="en-ID"/>
            </w:rPr>
          </w:pPr>
          <w:hyperlink w:history="1" w:anchor="_Toc193660326">
            <w:r w:rsidRPr="002F235A">
              <w:rPr>
                <w:rStyle w:val="Hyperlink"/>
                <w:b w:val="0"/>
                <w:bCs w:val="0"/>
              </w:rPr>
              <w:t>3.3  Model pendapatan</w:t>
            </w:r>
            <w:r w:rsidRPr="002F235A">
              <w:rPr>
                <w:b w:val="0"/>
                <w:bCs w:val="0"/>
                <w:webHidden/>
              </w:rPr>
              <w:tab/>
            </w:r>
            <w:r w:rsidRPr="002F235A">
              <w:rPr>
                <w:b w:val="0"/>
                <w:bCs w:val="0"/>
                <w:webHidden/>
              </w:rPr>
              <w:fldChar w:fldCharType="begin"/>
            </w:r>
            <w:r w:rsidRPr="002F235A">
              <w:rPr>
                <w:b w:val="0"/>
                <w:bCs w:val="0"/>
                <w:webHidden/>
              </w:rPr>
              <w:instrText xml:space="preserve"> PAGEREF _Toc193660326 \h </w:instrText>
            </w:r>
            <w:r w:rsidRPr="002F235A">
              <w:rPr>
                <w:b w:val="0"/>
                <w:bCs w:val="0"/>
                <w:webHidden/>
              </w:rPr>
            </w:r>
            <w:r w:rsidRPr="002F235A">
              <w:rPr>
                <w:b w:val="0"/>
                <w:bCs w:val="0"/>
                <w:webHidden/>
              </w:rPr>
              <w:fldChar w:fldCharType="separate"/>
            </w:r>
            <w:r w:rsidR="008570F4">
              <w:rPr>
                <w:b w:val="0"/>
                <w:bCs w:val="0"/>
                <w:webHidden/>
              </w:rPr>
              <w:t>10</w:t>
            </w:r>
            <w:r w:rsidRPr="002F235A">
              <w:rPr>
                <w:b w:val="0"/>
                <w:bCs w:val="0"/>
                <w:webHidden/>
              </w:rPr>
              <w:fldChar w:fldCharType="end"/>
            </w:r>
          </w:hyperlink>
        </w:p>
        <w:p w:rsidRPr="002F235A" w:rsidR="00757C84" w:rsidP="002F235A" w:rsidRDefault="00757C84" w14:paraId="06140EE9" w14:textId="32B4E1E4">
          <w:pPr>
            <w:pStyle w:val="TOC1"/>
            <w:rPr>
              <w:rFonts w:eastAsiaTheme="minorEastAsia"/>
              <w:color w:val="auto"/>
              <w:lang w:eastAsia="en-ID"/>
            </w:rPr>
          </w:pPr>
          <w:hyperlink w:history="1" w:anchor="_Toc193660327">
            <w:r w:rsidRPr="002F235A">
              <w:rPr>
                <w:rStyle w:val="Hyperlink"/>
              </w:rPr>
              <w:t>BAB IV. PROYEKSI KEUANGAN</w:t>
            </w:r>
            <w:r w:rsidRPr="002F235A">
              <w:rPr>
                <w:webHidden/>
              </w:rPr>
              <w:tab/>
            </w:r>
            <w:r w:rsidRPr="002F235A">
              <w:rPr>
                <w:webHidden/>
              </w:rPr>
              <w:fldChar w:fldCharType="begin"/>
            </w:r>
            <w:r w:rsidRPr="002F235A">
              <w:rPr>
                <w:webHidden/>
              </w:rPr>
              <w:instrText xml:space="preserve"> PAGEREF _Toc193660327 \h </w:instrText>
            </w:r>
            <w:r w:rsidRPr="002F235A">
              <w:rPr>
                <w:webHidden/>
              </w:rPr>
            </w:r>
            <w:r w:rsidRPr="002F235A">
              <w:rPr>
                <w:webHidden/>
              </w:rPr>
              <w:fldChar w:fldCharType="separate"/>
            </w:r>
            <w:r w:rsidR="008570F4">
              <w:rPr>
                <w:webHidden/>
              </w:rPr>
              <w:t>11</w:t>
            </w:r>
            <w:r w:rsidRPr="002F235A">
              <w:rPr>
                <w:webHidden/>
              </w:rPr>
              <w:fldChar w:fldCharType="end"/>
            </w:r>
          </w:hyperlink>
        </w:p>
        <w:p w:rsidRPr="002F235A" w:rsidR="00757C84" w:rsidRDefault="00757C84" w14:paraId="4A8CC2CE" w14:textId="0C10B850">
          <w:pPr>
            <w:pStyle w:val="TOC2"/>
            <w:rPr>
              <w:rFonts w:asciiTheme="minorHAnsi" w:hAnsiTheme="minorHAnsi" w:eastAsiaTheme="minorEastAsia" w:cstheme="minorBidi"/>
              <w:b w:val="0"/>
              <w:bCs w:val="0"/>
              <w:lang w:eastAsia="en-ID"/>
            </w:rPr>
          </w:pPr>
          <w:hyperlink w:history="1" w:anchor="_Toc193660328">
            <w:r w:rsidRPr="002F235A">
              <w:rPr>
                <w:rStyle w:val="Hyperlink"/>
                <w:b w:val="0"/>
                <w:bCs w:val="0"/>
              </w:rPr>
              <w:t>4.1  Estimasi Biaya Awal</w:t>
            </w:r>
            <w:r w:rsidRPr="002F235A">
              <w:rPr>
                <w:b w:val="0"/>
                <w:bCs w:val="0"/>
                <w:webHidden/>
              </w:rPr>
              <w:tab/>
            </w:r>
            <w:r w:rsidRPr="002F235A">
              <w:rPr>
                <w:b w:val="0"/>
                <w:bCs w:val="0"/>
                <w:webHidden/>
              </w:rPr>
              <w:fldChar w:fldCharType="begin"/>
            </w:r>
            <w:r w:rsidRPr="002F235A">
              <w:rPr>
                <w:b w:val="0"/>
                <w:bCs w:val="0"/>
                <w:webHidden/>
              </w:rPr>
              <w:instrText xml:space="preserve"> PAGEREF _Toc193660328 \h </w:instrText>
            </w:r>
            <w:r w:rsidRPr="002F235A">
              <w:rPr>
                <w:b w:val="0"/>
                <w:bCs w:val="0"/>
                <w:webHidden/>
              </w:rPr>
            </w:r>
            <w:r w:rsidRPr="002F235A">
              <w:rPr>
                <w:b w:val="0"/>
                <w:bCs w:val="0"/>
                <w:webHidden/>
              </w:rPr>
              <w:fldChar w:fldCharType="separate"/>
            </w:r>
            <w:r w:rsidR="008570F4">
              <w:rPr>
                <w:b w:val="0"/>
                <w:bCs w:val="0"/>
                <w:webHidden/>
              </w:rPr>
              <w:t>11</w:t>
            </w:r>
            <w:r w:rsidRPr="002F235A">
              <w:rPr>
                <w:b w:val="0"/>
                <w:bCs w:val="0"/>
                <w:webHidden/>
              </w:rPr>
              <w:fldChar w:fldCharType="end"/>
            </w:r>
          </w:hyperlink>
        </w:p>
        <w:p w:rsidRPr="002F235A" w:rsidR="00757C84" w:rsidRDefault="00757C84" w14:paraId="151A4197" w14:textId="6D14E99C">
          <w:pPr>
            <w:pStyle w:val="TOC2"/>
            <w:rPr>
              <w:rFonts w:asciiTheme="minorHAnsi" w:hAnsiTheme="minorHAnsi" w:eastAsiaTheme="minorEastAsia" w:cstheme="minorBidi"/>
              <w:b w:val="0"/>
              <w:bCs w:val="0"/>
              <w:lang w:eastAsia="en-ID"/>
            </w:rPr>
          </w:pPr>
          <w:hyperlink w:history="1" w:anchor="_Toc193660329">
            <w:r w:rsidRPr="002F235A">
              <w:rPr>
                <w:rStyle w:val="Hyperlink"/>
                <w:b w:val="0"/>
                <w:bCs w:val="0"/>
              </w:rPr>
              <w:t xml:space="preserve">4.2  Perkiraan Pendapatan dan Laba </w:t>
            </w:r>
            <w:r w:rsidRPr="002F235A">
              <w:rPr>
                <w:b w:val="0"/>
                <w:bCs w:val="0"/>
                <w:webHidden/>
              </w:rPr>
              <w:tab/>
            </w:r>
            <w:r w:rsidRPr="002F235A">
              <w:rPr>
                <w:b w:val="0"/>
                <w:bCs w:val="0"/>
                <w:webHidden/>
              </w:rPr>
              <w:fldChar w:fldCharType="begin"/>
            </w:r>
            <w:r w:rsidRPr="002F235A">
              <w:rPr>
                <w:b w:val="0"/>
                <w:bCs w:val="0"/>
                <w:webHidden/>
              </w:rPr>
              <w:instrText xml:space="preserve"> PAGEREF _Toc193660329 \h </w:instrText>
            </w:r>
            <w:r w:rsidRPr="002F235A">
              <w:rPr>
                <w:b w:val="0"/>
                <w:bCs w:val="0"/>
                <w:webHidden/>
              </w:rPr>
            </w:r>
            <w:r w:rsidRPr="002F235A">
              <w:rPr>
                <w:b w:val="0"/>
                <w:bCs w:val="0"/>
                <w:webHidden/>
              </w:rPr>
              <w:fldChar w:fldCharType="separate"/>
            </w:r>
            <w:r w:rsidR="008570F4">
              <w:rPr>
                <w:b w:val="0"/>
                <w:bCs w:val="0"/>
                <w:webHidden/>
              </w:rPr>
              <w:t>11</w:t>
            </w:r>
            <w:r w:rsidRPr="002F235A">
              <w:rPr>
                <w:b w:val="0"/>
                <w:bCs w:val="0"/>
                <w:webHidden/>
              </w:rPr>
              <w:fldChar w:fldCharType="end"/>
            </w:r>
          </w:hyperlink>
        </w:p>
        <w:p w:rsidRPr="002F235A" w:rsidR="00757C84" w:rsidRDefault="00757C84" w14:paraId="2B52EEC9" w14:textId="6CEC1F37">
          <w:pPr>
            <w:pStyle w:val="TOC2"/>
            <w:rPr>
              <w:rFonts w:asciiTheme="minorHAnsi" w:hAnsiTheme="minorHAnsi" w:eastAsiaTheme="minorEastAsia" w:cstheme="minorBidi"/>
              <w:b w:val="0"/>
              <w:bCs w:val="0"/>
              <w:lang w:eastAsia="en-ID"/>
            </w:rPr>
          </w:pPr>
          <w:hyperlink w:history="1" w:anchor="_Toc193660330">
            <w:r w:rsidRPr="002F235A">
              <w:rPr>
                <w:rStyle w:val="Hyperlink"/>
                <w:b w:val="0"/>
                <w:bCs w:val="0"/>
              </w:rPr>
              <w:t>4.3  Sumber Dana dan Alokasi</w:t>
            </w:r>
            <w:r w:rsidRPr="002F235A">
              <w:rPr>
                <w:b w:val="0"/>
                <w:bCs w:val="0"/>
                <w:webHidden/>
              </w:rPr>
              <w:tab/>
            </w:r>
            <w:r w:rsidRPr="002F235A">
              <w:rPr>
                <w:b w:val="0"/>
                <w:bCs w:val="0"/>
                <w:webHidden/>
              </w:rPr>
              <w:fldChar w:fldCharType="begin"/>
            </w:r>
            <w:r w:rsidRPr="002F235A">
              <w:rPr>
                <w:b w:val="0"/>
                <w:bCs w:val="0"/>
                <w:webHidden/>
              </w:rPr>
              <w:instrText xml:space="preserve"> PAGEREF _Toc193660330 \h </w:instrText>
            </w:r>
            <w:r w:rsidRPr="002F235A">
              <w:rPr>
                <w:b w:val="0"/>
                <w:bCs w:val="0"/>
                <w:webHidden/>
              </w:rPr>
            </w:r>
            <w:r w:rsidRPr="002F235A">
              <w:rPr>
                <w:b w:val="0"/>
                <w:bCs w:val="0"/>
                <w:webHidden/>
              </w:rPr>
              <w:fldChar w:fldCharType="separate"/>
            </w:r>
            <w:r w:rsidR="008570F4">
              <w:rPr>
                <w:b w:val="0"/>
                <w:bCs w:val="0"/>
                <w:webHidden/>
              </w:rPr>
              <w:t>12</w:t>
            </w:r>
            <w:r w:rsidRPr="002F235A">
              <w:rPr>
                <w:b w:val="0"/>
                <w:bCs w:val="0"/>
                <w:webHidden/>
              </w:rPr>
              <w:fldChar w:fldCharType="end"/>
            </w:r>
          </w:hyperlink>
        </w:p>
        <w:p w:rsidRPr="002F235A" w:rsidR="00757C84" w:rsidP="002F235A" w:rsidRDefault="00757C84" w14:paraId="279F5FF3" w14:textId="0E390896">
          <w:pPr>
            <w:pStyle w:val="TOC1"/>
            <w:rPr>
              <w:rFonts w:eastAsiaTheme="minorEastAsia"/>
              <w:color w:val="auto"/>
              <w:lang w:eastAsia="en-ID"/>
            </w:rPr>
          </w:pPr>
          <w:hyperlink w:history="1" w:anchor="_Toc193660331">
            <w:r w:rsidRPr="002F235A">
              <w:rPr>
                <w:rStyle w:val="Hyperlink"/>
              </w:rPr>
              <w:t>BAB V. PENUTUP</w:t>
            </w:r>
            <w:r w:rsidRPr="002F235A">
              <w:rPr>
                <w:webHidden/>
              </w:rPr>
              <w:tab/>
            </w:r>
            <w:r w:rsidR="003E08B0">
              <w:rPr>
                <w:webHidden/>
              </w:rPr>
              <w:t>14</w:t>
            </w:r>
          </w:hyperlink>
        </w:p>
        <w:p w:rsidRPr="002F235A" w:rsidR="00757C84" w:rsidP="002F235A" w:rsidRDefault="00757C84" w14:paraId="2830B955" w14:textId="6E173419">
          <w:pPr>
            <w:pStyle w:val="TOC1"/>
            <w:rPr>
              <w:rFonts w:eastAsiaTheme="minorEastAsia"/>
              <w:color w:val="auto"/>
              <w:lang w:eastAsia="en-ID"/>
            </w:rPr>
          </w:pPr>
          <w:hyperlink w:history="1" w:anchor="_Toc193660332">
            <w:r w:rsidRPr="002F235A">
              <w:rPr>
                <w:rStyle w:val="Hyperlink"/>
              </w:rPr>
              <w:t>DAFTAR PUSTAKA</w:t>
            </w:r>
            <w:r w:rsidRPr="002F235A">
              <w:rPr>
                <w:webHidden/>
              </w:rPr>
              <w:tab/>
            </w:r>
            <w:r w:rsidR="003E08B0">
              <w:rPr>
                <w:webHidden/>
              </w:rPr>
              <w:t>15</w:t>
            </w:r>
          </w:hyperlink>
        </w:p>
        <w:p w:rsidR="00757C84" w:rsidRDefault="00757C84" w14:paraId="3815BC24" w14:textId="6F1A9757">
          <w:r>
            <w:rPr>
              <w:b/>
              <w:bCs/>
              <w:lang w:val="id-ID"/>
            </w:rPr>
            <w:fldChar w:fldCharType="end"/>
          </w:r>
        </w:p>
      </w:sdtContent>
    </w:sdt>
    <w:p w:rsidR="00757C84" w:rsidP="00757C84" w:rsidRDefault="00757C84" w14:paraId="5ACFAB7D" w14:textId="125543A4">
      <w:pPr>
        <w:tabs>
          <w:tab w:val="left" w:pos="2327"/>
        </w:tabs>
      </w:pPr>
    </w:p>
    <w:p w:rsidRPr="00EB0F83" w:rsidR="00702810" w:rsidP="00757C84" w:rsidRDefault="00757C84" w14:paraId="01D2AF03" w14:textId="14ACEA7B">
      <w:pPr>
        <w:tabs>
          <w:tab w:val="left" w:pos="2327"/>
        </w:tabs>
        <w:sectPr w:rsidRPr="00EB0F83" w:rsidR="00702810" w:rsidSect="002E7631">
          <w:footerReference w:type="default" r:id="rId13"/>
          <w:footerReference w:type="first" r:id="rId14"/>
          <w:pgSz w:w="12240" w:h="15840" w:orient="portrait"/>
          <w:pgMar w:top="1701" w:right="1701" w:bottom="1701" w:left="2268" w:header="720" w:footer="720" w:gutter="0"/>
          <w:pgNumType w:start="1"/>
          <w:cols w:space="720"/>
          <w:docGrid w:linePitch="299"/>
        </w:sectPr>
      </w:pPr>
      <w:r>
        <w:tab/>
      </w:r>
    </w:p>
    <w:p w:rsidR="00756B73" w:rsidP="001F6137" w:rsidRDefault="00483ACA" w14:paraId="2BDA206B" w14:textId="325FE41A">
      <w:pPr>
        <w:pStyle w:val="Heading1"/>
      </w:pPr>
      <w:bookmarkStart w:name="_Toc193527278" w:id="0"/>
      <w:bookmarkStart w:name="_Toc193659410" w:id="1"/>
      <w:bookmarkStart w:name="_Toc193660315" w:id="2"/>
      <w:r w:rsidRPr="00973303">
        <w:t>BAB I. DESKRIPSI USAHA</w:t>
      </w:r>
      <w:bookmarkEnd w:id="0"/>
      <w:bookmarkEnd w:id="1"/>
      <w:bookmarkEnd w:id="2"/>
    </w:p>
    <w:p w:rsidRPr="002C58C1" w:rsidR="002C58C1" w:rsidP="002C58C1" w:rsidRDefault="002C58C1" w14:paraId="104E2479" w14:textId="77777777"/>
    <w:p w:rsidRPr="00973303" w:rsidR="009E57FB" w:rsidP="00EF419E" w:rsidRDefault="00EF419E" w14:paraId="5D5F68C9" w14:textId="6B33F695">
      <w:pPr>
        <w:pStyle w:val="Heading2"/>
      </w:pPr>
      <w:bookmarkStart w:name="_Toc193660316" w:id="3"/>
      <w:r>
        <w:t>1.</w:t>
      </w:r>
      <w:r w:rsidR="00504AD9">
        <w:t>1</w:t>
      </w:r>
      <w:r w:rsidRPr="00973303" w:rsidR="009E57FB">
        <w:t>Latar Belakang Usaha</w:t>
      </w:r>
      <w:bookmarkEnd w:id="3"/>
    </w:p>
    <w:p w:rsidRPr="00973303" w:rsidR="005A515E" w:rsidP="00080A04" w:rsidRDefault="005A515E" w14:paraId="17B0297B" w14:textId="7CA03B5D">
      <w:p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973303">
        <w:rPr>
          <w:rFonts w:ascii="Times New Roman" w:hAnsi="Times New Roman" w:cs="Times New Roman"/>
          <w:sz w:val="24"/>
          <w:szCs w:val="24"/>
        </w:rPr>
        <w:t>SDGs (</w:t>
      </w:r>
      <w:r w:rsidRPr="00973303">
        <w:rPr>
          <w:rFonts w:ascii="Times New Roman" w:hAnsi="Times New Roman" w:cs="Times New Roman"/>
          <w:i/>
          <w:iCs/>
          <w:sz w:val="24"/>
          <w:szCs w:val="24"/>
        </w:rPr>
        <w:t>Sustainable Development Goals)</w:t>
      </w:r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agenda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internasional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Perserikatan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Bangsa-Bangsa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(PBB) yang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17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dan 169 target yang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dicapai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2030. Zero Hunger </w:t>
      </w:r>
      <w:proofErr w:type="spellStart"/>
      <w:r w:rsidR="00C11EF8">
        <w:rPr>
          <w:rFonts w:ascii="Times New Roman" w:hAnsi="Times New Roman" w:cs="Times New Roman"/>
          <w:sz w:val="24"/>
          <w:szCs w:val="24"/>
        </w:rPr>
        <w:t>m</w:t>
      </w:r>
      <w:r w:rsidRPr="00973303">
        <w:rPr>
          <w:rFonts w:ascii="Times New Roman" w:hAnsi="Times New Roman" w:cs="Times New Roman"/>
          <w:sz w:val="24"/>
          <w:szCs w:val="24"/>
        </w:rPr>
        <w:t>erupakan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r w:rsidR="00C11EF8">
        <w:rPr>
          <w:rFonts w:ascii="Times New Roman" w:hAnsi="Times New Roman" w:cs="Times New Roman"/>
          <w:sz w:val="24"/>
          <w:szCs w:val="24"/>
        </w:rPr>
        <w:t>s</w:t>
      </w:r>
      <w:r w:rsidRPr="00973303">
        <w:rPr>
          <w:rFonts w:ascii="Times New Roman" w:hAnsi="Times New Roman" w:cs="Times New Roman"/>
          <w:sz w:val="24"/>
          <w:szCs w:val="24"/>
        </w:rPr>
        <w:t xml:space="preserve">alah </w:t>
      </w:r>
      <w:proofErr w:type="spellStart"/>
      <w:r w:rsidR="00C11EF8">
        <w:rPr>
          <w:rFonts w:ascii="Times New Roman" w:hAnsi="Times New Roman" w:cs="Times New Roman"/>
          <w:sz w:val="24"/>
          <w:szCs w:val="24"/>
        </w:rPr>
        <w:t>s</w:t>
      </w:r>
      <w:r w:rsidRPr="00973303">
        <w:rPr>
          <w:rFonts w:ascii="Times New Roman" w:hAnsi="Times New Roman" w:cs="Times New Roman"/>
          <w:sz w:val="24"/>
          <w:szCs w:val="24"/>
        </w:rPr>
        <w:t>atu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r w:rsidR="007107F6">
        <w:rPr>
          <w:rFonts w:ascii="Times New Roman" w:hAnsi="Times New Roman" w:cs="Times New Roman"/>
          <w:sz w:val="24"/>
          <w:szCs w:val="24"/>
        </w:rPr>
        <w:t>t</w:t>
      </w:r>
      <w:r w:rsidRPr="00973303">
        <w:rPr>
          <w:rFonts w:ascii="Times New Roman" w:hAnsi="Times New Roman" w:cs="Times New Roman"/>
          <w:sz w:val="24"/>
          <w:szCs w:val="24"/>
        </w:rPr>
        <w:t xml:space="preserve">arget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SDGs yang </w:t>
      </w:r>
      <w:proofErr w:type="spellStart"/>
      <w:r w:rsidR="007107F6">
        <w:rPr>
          <w:rFonts w:ascii="Times New Roman" w:hAnsi="Times New Roman" w:cs="Times New Roman"/>
          <w:sz w:val="24"/>
          <w:szCs w:val="24"/>
        </w:rPr>
        <w:t>m</w:t>
      </w:r>
      <w:r w:rsidRPr="00973303">
        <w:rPr>
          <w:rFonts w:ascii="Times New Roman" w:hAnsi="Times New Roman" w:cs="Times New Roman"/>
          <w:sz w:val="24"/>
          <w:szCs w:val="24"/>
        </w:rPr>
        <w:t>engakhiri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kelaparan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ketahanan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pangan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nutrisi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memperkenalkan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pertanian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berkelanjutan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2022, 1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populasi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menghadapi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73303">
        <w:rPr>
          <w:rFonts w:ascii="Times New Roman" w:hAnsi="Times New Roman" w:cs="Times New Roman"/>
          <w:sz w:val="24"/>
          <w:szCs w:val="24"/>
        </w:rPr>
        <w:t>kelaparan,hampir</w:t>
      </w:r>
      <w:proofErr w:type="spellEnd"/>
      <w:proofErr w:type="gramEnd"/>
      <w:r w:rsidRPr="00973303">
        <w:rPr>
          <w:rFonts w:ascii="Times New Roman" w:hAnsi="Times New Roman" w:cs="Times New Roman"/>
          <w:sz w:val="24"/>
          <w:szCs w:val="24"/>
        </w:rPr>
        <w:t xml:space="preserve"> 2,4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miliar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kerawanan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pangan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, dan 60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persen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negara di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kenaikan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pangan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konflik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rantai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pasokan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terganggu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>.</w:t>
      </w:r>
    </w:p>
    <w:p w:rsidRPr="00973303" w:rsidR="00A15E3A" w:rsidP="00080A04" w:rsidRDefault="00A15E3A" w14:paraId="216F8FCE" w14:textId="23B1CCD1">
      <w:p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973303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SDG2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Zero Hunger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menghambat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tercapainya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SDG2, salah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satunya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pemborosan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Pemborosan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="001D77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77C3">
        <w:rPr>
          <w:rFonts w:ascii="Times New Roman" w:hAnsi="Times New Roman" w:cs="Times New Roman"/>
          <w:sz w:val="24"/>
          <w:szCs w:val="24"/>
        </w:rPr>
        <w:t>disebabkan</w:t>
      </w:r>
      <w:proofErr w:type="spellEnd"/>
      <w:r w:rsidR="001D77C3">
        <w:rPr>
          <w:rFonts w:ascii="Times New Roman" w:hAnsi="Times New Roman" w:cs="Times New Roman"/>
          <w:sz w:val="24"/>
          <w:szCs w:val="24"/>
        </w:rPr>
        <w:t xml:space="preserve"> </w:t>
      </w:r>
      <w:r w:rsidR="00682138">
        <w:rPr>
          <w:rFonts w:ascii="Times New Roman" w:hAnsi="Times New Roman" w:cs="Times New Roman"/>
          <w:sz w:val="24"/>
          <w:szCs w:val="24"/>
        </w:rPr>
        <w:t>o</w:t>
      </w:r>
      <w:r w:rsidR="00D555C4">
        <w:rPr>
          <w:rFonts w:ascii="Times New Roman" w:hAnsi="Times New Roman" w:cs="Times New Roman"/>
          <w:sz w:val="24"/>
          <w:szCs w:val="24"/>
        </w:rPr>
        <w:t>le</w:t>
      </w:r>
      <w:r w:rsidR="00682138">
        <w:rPr>
          <w:rFonts w:ascii="Times New Roman" w:hAnsi="Times New Roman" w:cs="Times New Roman"/>
          <w:sz w:val="24"/>
          <w:szCs w:val="24"/>
        </w:rPr>
        <w:t xml:space="preserve">h </w:t>
      </w:r>
      <w:proofErr w:type="spellStart"/>
      <w:r w:rsidR="00682138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6821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2138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="00682138">
        <w:rPr>
          <w:rFonts w:ascii="Times New Roman" w:hAnsi="Times New Roman" w:cs="Times New Roman"/>
          <w:sz w:val="24"/>
          <w:szCs w:val="24"/>
        </w:rPr>
        <w:t xml:space="preserve">, salah </w:t>
      </w:r>
      <w:proofErr w:type="spellStart"/>
      <w:r w:rsidR="00682138">
        <w:rPr>
          <w:rFonts w:ascii="Times New Roman" w:hAnsi="Times New Roman" w:cs="Times New Roman"/>
          <w:sz w:val="24"/>
          <w:szCs w:val="24"/>
        </w:rPr>
        <w:t>satunya</w:t>
      </w:r>
      <w:proofErr w:type="spellEnd"/>
      <w:r w:rsidR="006821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2138">
        <w:rPr>
          <w:rFonts w:ascii="Times New Roman" w:hAnsi="Times New Roman" w:cs="Times New Roman"/>
          <w:sz w:val="24"/>
          <w:szCs w:val="24"/>
        </w:rPr>
        <w:t>yai</w:t>
      </w:r>
      <w:r w:rsidR="008329A9">
        <w:rPr>
          <w:rFonts w:ascii="Times New Roman" w:hAnsi="Times New Roman" w:cs="Times New Roman"/>
          <w:sz w:val="24"/>
          <w:szCs w:val="24"/>
        </w:rPr>
        <w:t>tu</w:t>
      </w:r>
      <w:proofErr w:type="spellEnd"/>
      <w:r w:rsidR="00682138">
        <w:rPr>
          <w:rFonts w:ascii="Times New Roman" w:hAnsi="Times New Roman" w:cs="Times New Roman"/>
          <w:sz w:val="24"/>
          <w:szCs w:val="24"/>
        </w:rPr>
        <w:t xml:space="preserve"> overstock </w:t>
      </w:r>
      <w:proofErr w:type="spellStart"/>
      <w:r w:rsidR="00682138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="006821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2138">
        <w:rPr>
          <w:rFonts w:ascii="Times New Roman" w:hAnsi="Times New Roman" w:cs="Times New Roman"/>
          <w:sz w:val="24"/>
          <w:szCs w:val="24"/>
        </w:rPr>
        <w:t>ba</w:t>
      </w:r>
      <w:r w:rsidR="008329A9">
        <w:rPr>
          <w:rFonts w:ascii="Times New Roman" w:hAnsi="Times New Roman" w:cs="Times New Roman"/>
          <w:sz w:val="24"/>
          <w:szCs w:val="24"/>
        </w:rPr>
        <w:t>ku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r w:rsidR="002F1B16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207A">
        <w:rPr>
          <w:rFonts w:ascii="Times New Roman" w:hAnsi="Times New Roman" w:cs="Times New Roman"/>
          <w:sz w:val="24"/>
          <w:szCs w:val="24"/>
        </w:rPr>
        <w:t>pemicu</w:t>
      </w:r>
      <w:proofErr w:type="spellEnd"/>
      <w:r w:rsidR="00461F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051B">
        <w:rPr>
          <w:rFonts w:ascii="Times New Roman" w:hAnsi="Times New Roman" w:cs="Times New Roman"/>
          <w:sz w:val="24"/>
          <w:szCs w:val="24"/>
        </w:rPr>
        <w:t>banayknya</w:t>
      </w:r>
      <w:proofErr w:type="spellEnd"/>
      <w:r w:rsidR="001A05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051B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="001A05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051B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data SIPSN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komposisi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di Indonesia 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didominasi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> oleh 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. </w:t>
      </w:r>
    </w:p>
    <w:p w:rsidRPr="00330ABA" w:rsidR="00E6651E" w:rsidP="00080A04" w:rsidRDefault="00E6651E" w14:paraId="77F5069C" w14:textId="77777777">
      <w:pPr>
        <w:jc w:val="both"/>
      </w:pPr>
      <w:r w:rsidRPr="00330ABA">
        <w:rPr>
          <w:noProof/>
        </w:rPr>
        <w:drawing>
          <wp:inline distT="0" distB="0" distL="0" distR="0" wp14:anchorId="68D1A305" wp14:editId="4D67F60B">
            <wp:extent cx="5536078" cy="2306320"/>
            <wp:effectExtent l="0" t="0" r="0" b="0"/>
            <wp:docPr id="632980354" name="Picture 1" descr="A colorful pie chart with white text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92A3C1C6-05A0-403F-BBC2-F9F824EDC27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570516" name="Picture 2" descr="A colorful pie chart with white tex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82"/>
                    <a:stretch/>
                  </pic:blipFill>
                  <pic:spPr bwMode="auto">
                    <a:xfrm>
                      <a:off x="0" y="0"/>
                      <a:ext cx="5537602" cy="230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771046" w:rsidR="00E6651E" w:rsidP="00771046" w:rsidRDefault="00E6651E" w14:paraId="47EBD73F" w14:textId="6F82BC81">
      <w:pPr>
        <w:spacing w:line="360" w:lineRule="auto"/>
        <w:jc w:val="center"/>
        <w:rPr>
          <w:rFonts w:ascii="Times New Roman" w:hAnsi="Times New Roman" w:cs="Times New Roman"/>
        </w:rPr>
      </w:pPr>
      <w:r w:rsidRPr="009B7B08">
        <w:rPr>
          <w:rFonts w:ascii="Times New Roman" w:hAnsi="Times New Roman" w:cs="Times New Roman"/>
          <w:b/>
        </w:rPr>
        <w:t>Gambar 1.</w:t>
      </w:r>
      <w:r w:rsidRPr="009B7B08">
        <w:rPr>
          <w:rFonts w:ascii="Times New Roman" w:hAnsi="Times New Roman" w:cs="Times New Roman"/>
        </w:rPr>
        <w:t xml:space="preserve"> Komposisi </w:t>
      </w:r>
      <w:proofErr w:type="spellStart"/>
      <w:r w:rsidRPr="009B7B08">
        <w:rPr>
          <w:rFonts w:ascii="Times New Roman" w:hAnsi="Times New Roman" w:cs="Times New Roman"/>
        </w:rPr>
        <w:t>sampah</w:t>
      </w:r>
      <w:proofErr w:type="spellEnd"/>
      <w:r w:rsidRPr="009B7B08">
        <w:rPr>
          <w:rFonts w:ascii="Times New Roman" w:hAnsi="Times New Roman" w:cs="Times New Roman"/>
        </w:rPr>
        <w:t xml:space="preserve"> </w:t>
      </w:r>
      <w:proofErr w:type="spellStart"/>
      <w:r w:rsidRPr="009B7B08">
        <w:rPr>
          <w:rFonts w:ascii="Times New Roman" w:hAnsi="Times New Roman" w:cs="Times New Roman"/>
        </w:rPr>
        <w:t>berdasarkan</w:t>
      </w:r>
      <w:proofErr w:type="spellEnd"/>
      <w:r w:rsidRPr="009B7B08">
        <w:rPr>
          <w:rFonts w:ascii="Times New Roman" w:hAnsi="Times New Roman" w:cs="Times New Roman"/>
        </w:rPr>
        <w:t xml:space="preserve"> </w:t>
      </w:r>
      <w:proofErr w:type="spellStart"/>
      <w:r w:rsidRPr="009B7B08">
        <w:rPr>
          <w:rFonts w:ascii="Times New Roman" w:hAnsi="Times New Roman" w:cs="Times New Roman"/>
        </w:rPr>
        <w:t>jenis</w:t>
      </w:r>
      <w:proofErr w:type="spellEnd"/>
      <w:r w:rsidRPr="009B7B08">
        <w:rPr>
          <w:rFonts w:ascii="Times New Roman" w:hAnsi="Times New Roman" w:cs="Times New Roman"/>
        </w:rPr>
        <w:t xml:space="preserve"> </w:t>
      </w:r>
      <w:proofErr w:type="spellStart"/>
      <w:r w:rsidRPr="009B7B08">
        <w:rPr>
          <w:rFonts w:ascii="Times New Roman" w:hAnsi="Times New Roman" w:cs="Times New Roman"/>
        </w:rPr>
        <w:t>sampah</w:t>
      </w:r>
      <w:proofErr w:type="spellEnd"/>
    </w:p>
    <w:p w:rsidRPr="00973303" w:rsidR="00A15E3A" w:rsidP="00080A04" w:rsidRDefault="00E92E10" w14:paraId="357B85C3" w14:textId="69E7843C">
      <w:p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973303">
        <w:rPr>
          <w:rFonts w:ascii="Times New Roman" w:hAnsi="Times New Roman" w:cs="Times New Roman"/>
          <w:sz w:val="24"/>
          <w:szCs w:val="24"/>
        </w:rPr>
        <w:t xml:space="preserve">Masyarakat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memperkirakan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benar-benar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. Banyak orang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cenderung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membeli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berlebih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berjaga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-jaga,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sekadar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berlebihan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berujung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yang </w:t>
      </w:r>
      <w:r w:rsidR="005E1320">
        <w:rPr>
          <w:rFonts w:ascii="Times New Roman" w:hAnsi="Times New Roman" w:cs="Times New Roman"/>
          <w:sz w:val="24"/>
          <w:szCs w:val="24"/>
        </w:rPr>
        <w:t>expired</w:t>
      </w:r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terpakai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akhirnya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terbuang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berdampak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pemborosan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tangga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efek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>.</w:t>
      </w:r>
    </w:p>
    <w:p w:rsidRPr="00771046" w:rsidR="009E57FB" w:rsidP="00771046" w:rsidRDefault="008E6C61" w14:paraId="6BBBBB72" w14:textId="20756035">
      <w:p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330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memperkirakan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supaya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habis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terbuang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303">
        <w:rPr>
          <w:rFonts w:ascii="Times New Roman" w:hAnsi="Times New Roman" w:cs="Times New Roman"/>
          <w:sz w:val="24"/>
          <w:szCs w:val="24"/>
        </w:rPr>
        <w:t>sia-sia</w:t>
      </w:r>
      <w:proofErr w:type="spellEnd"/>
      <w:r w:rsidRPr="00973303">
        <w:rPr>
          <w:rFonts w:ascii="Times New Roman" w:hAnsi="Times New Roman" w:cs="Times New Roman"/>
          <w:sz w:val="24"/>
          <w:szCs w:val="24"/>
        </w:rPr>
        <w:t>.</w:t>
      </w:r>
    </w:p>
    <w:p w:rsidRPr="00973303" w:rsidR="005A515E" w:rsidP="00080A04" w:rsidRDefault="005A515E" w14:paraId="3BE1F00E" w14:textId="777777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Pr="0094786C" w:rsidR="00756B73" w:rsidP="0094786C" w:rsidRDefault="0094786C" w14:paraId="1CF07571" w14:textId="0114B397">
      <w:pPr>
        <w:pStyle w:val="Heading2"/>
      </w:pPr>
      <w:bookmarkStart w:name="_Toc193660317" w:id="4"/>
      <w:proofErr w:type="gramStart"/>
      <w:r>
        <w:t xml:space="preserve">1.2  </w:t>
      </w:r>
      <w:proofErr w:type="spellStart"/>
      <w:r w:rsidRPr="0094786C" w:rsidR="00483ACA">
        <w:t>Deskripsi</w:t>
      </w:r>
      <w:proofErr w:type="spellEnd"/>
      <w:proofErr w:type="gramEnd"/>
      <w:r w:rsidRPr="0094786C" w:rsidR="00483ACA">
        <w:t xml:space="preserve"> </w:t>
      </w:r>
      <w:proofErr w:type="spellStart"/>
      <w:r w:rsidRPr="0094786C" w:rsidR="00483ACA">
        <w:t>Produk</w:t>
      </w:r>
      <w:proofErr w:type="spellEnd"/>
      <w:r w:rsidRPr="0094786C" w:rsidR="00483ACA">
        <w:t xml:space="preserve"> </w:t>
      </w:r>
      <w:proofErr w:type="spellStart"/>
      <w:r w:rsidRPr="0094786C" w:rsidR="00483ACA">
        <w:t>atau</w:t>
      </w:r>
      <w:proofErr w:type="spellEnd"/>
      <w:r w:rsidRPr="0094786C" w:rsidR="00483ACA">
        <w:t xml:space="preserve"> </w:t>
      </w:r>
      <w:proofErr w:type="spellStart"/>
      <w:r w:rsidRPr="0094786C" w:rsidR="00483ACA">
        <w:t>Layanan</w:t>
      </w:r>
      <w:bookmarkEnd w:id="4"/>
      <w:proofErr w:type="spellEnd"/>
    </w:p>
    <w:p w:rsidR="00756B73" w:rsidP="00080A04" w:rsidRDefault="001D7B5E" w14:paraId="40B9E458" w14:textId="49D70E2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Eatventory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adalah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aplikasi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yang </w:t>
      </w:r>
      <w:proofErr w:type="spellStart"/>
      <w:r w:rsidR="00332B15">
        <w:rPr>
          <w:rFonts w:ascii="Times New Roman" w:hAnsi="Times New Roman" w:eastAsia="Times New Roman" w:cs="Times New Roman"/>
          <w:color w:val="000000"/>
          <w:sz w:val="24"/>
          <w:szCs w:val="24"/>
        </w:rPr>
        <w:t>dapat</w:t>
      </w:r>
      <w:proofErr w:type="spellEnd"/>
      <w:r w:rsidR="00332B15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332B15">
        <w:rPr>
          <w:rFonts w:ascii="Times New Roman" w:hAnsi="Times New Roman" w:eastAsia="Times New Roman" w:cs="Times New Roman"/>
          <w:color w:val="000000"/>
          <w:sz w:val="24"/>
          <w:szCs w:val="24"/>
        </w:rPr>
        <w:t>membantu</w:t>
      </w:r>
      <w:proofErr w:type="spellEnd"/>
      <w:r w:rsidR="00332B15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332B15">
        <w:rPr>
          <w:rFonts w:ascii="Times New Roman" w:hAnsi="Times New Roman" w:eastAsia="Times New Roman" w:cs="Times New Roman"/>
          <w:color w:val="000000"/>
          <w:sz w:val="24"/>
          <w:szCs w:val="24"/>
        </w:rPr>
        <w:t>masyarakat</w:t>
      </w:r>
      <w:proofErr w:type="spellEnd"/>
      <w:r w:rsidR="00332B15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332B15">
        <w:rPr>
          <w:rFonts w:ascii="Times New Roman" w:hAnsi="Times New Roman" w:eastAsia="Times New Roman" w:cs="Times New Roman"/>
          <w:color w:val="000000"/>
          <w:sz w:val="24"/>
          <w:szCs w:val="24"/>
        </w:rPr>
        <w:t>untuk</w:t>
      </w:r>
      <w:proofErr w:type="spellEnd"/>
      <w:r w:rsidR="00332B15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332B15">
        <w:rPr>
          <w:rFonts w:ascii="Times New Roman" w:hAnsi="Times New Roman" w:eastAsia="Times New Roman" w:cs="Times New Roman"/>
          <w:color w:val="000000"/>
          <w:sz w:val="24"/>
          <w:szCs w:val="24"/>
        </w:rPr>
        <w:t>men</w:t>
      </w:r>
      <w:r w:rsidR="005616EB">
        <w:rPr>
          <w:rFonts w:ascii="Times New Roman" w:hAnsi="Times New Roman" w:eastAsia="Times New Roman" w:cs="Times New Roman"/>
          <w:color w:val="000000"/>
          <w:sz w:val="24"/>
          <w:szCs w:val="24"/>
        </w:rPr>
        <w:t>gatur</w:t>
      </w:r>
      <w:proofErr w:type="spellEnd"/>
      <w:r w:rsidR="005616EB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5616EB">
        <w:rPr>
          <w:rFonts w:ascii="Times New Roman" w:hAnsi="Times New Roman" w:eastAsia="Times New Roman" w:cs="Times New Roman"/>
          <w:color w:val="000000"/>
          <w:sz w:val="24"/>
          <w:szCs w:val="24"/>
        </w:rPr>
        <w:t>stok</w:t>
      </w:r>
      <w:proofErr w:type="spellEnd"/>
      <w:r w:rsidR="005616EB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5616EB">
        <w:rPr>
          <w:rFonts w:ascii="Times New Roman" w:hAnsi="Times New Roman" w:eastAsia="Times New Roman" w:cs="Times New Roman"/>
          <w:color w:val="000000"/>
          <w:sz w:val="24"/>
          <w:szCs w:val="24"/>
        </w:rPr>
        <w:t>bahan</w:t>
      </w:r>
      <w:proofErr w:type="spellEnd"/>
      <w:r w:rsidR="005616EB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5616EB">
        <w:rPr>
          <w:rFonts w:ascii="Times New Roman" w:hAnsi="Times New Roman" w:eastAsia="Times New Roman" w:cs="Times New Roman"/>
          <w:color w:val="000000"/>
          <w:sz w:val="24"/>
          <w:szCs w:val="24"/>
        </w:rPr>
        <w:t>makanan</w:t>
      </w:r>
      <w:proofErr w:type="spellEnd"/>
      <w:r w:rsidR="005616EB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D02CDA">
        <w:rPr>
          <w:rFonts w:ascii="Times New Roman" w:hAnsi="Times New Roman" w:eastAsia="Times New Roman" w:cs="Times New Roman"/>
          <w:color w:val="000000"/>
          <w:sz w:val="24"/>
          <w:szCs w:val="24"/>
        </w:rPr>
        <w:t>melalui</w:t>
      </w:r>
      <w:proofErr w:type="spellEnd"/>
      <w:r w:rsidR="00D02CDA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D02CDA">
        <w:rPr>
          <w:rFonts w:ascii="Times New Roman" w:hAnsi="Times New Roman" w:eastAsia="Times New Roman" w:cs="Times New Roman"/>
          <w:color w:val="000000"/>
          <w:sz w:val="24"/>
          <w:szCs w:val="24"/>
        </w:rPr>
        <w:t>analisis</w:t>
      </w:r>
      <w:proofErr w:type="spellEnd"/>
      <w:r w:rsidR="00D02CDA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D02CDA">
        <w:rPr>
          <w:rFonts w:ascii="Times New Roman" w:hAnsi="Times New Roman" w:eastAsia="Times New Roman" w:cs="Times New Roman"/>
          <w:color w:val="000000"/>
          <w:sz w:val="24"/>
          <w:szCs w:val="24"/>
        </w:rPr>
        <w:t>dari</w:t>
      </w:r>
      <w:proofErr w:type="spellEnd"/>
      <w:r w:rsidR="00D02CDA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EA2D8C">
        <w:rPr>
          <w:rFonts w:ascii="Times New Roman" w:hAnsi="Times New Roman" w:eastAsia="Times New Roman" w:cs="Times New Roman"/>
          <w:color w:val="000000"/>
          <w:sz w:val="24"/>
          <w:szCs w:val="24"/>
        </w:rPr>
        <w:t>kondisi</w:t>
      </w:r>
      <w:proofErr w:type="spellEnd"/>
      <w:r w:rsidR="00EA2D8C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EA2D8C">
        <w:rPr>
          <w:rFonts w:ascii="Times New Roman" w:hAnsi="Times New Roman" w:eastAsia="Times New Roman" w:cs="Times New Roman"/>
          <w:color w:val="000000"/>
          <w:sz w:val="24"/>
          <w:szCs w:val="24"/>
        </w:rPr>
        <w:t>entri</w:t>
      </w:r>
      <w:proofErr w:type="spellEnd"/>
      <w:r w:rsidR="00EA2D8C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EA2D8C">
        <w:rPr>
          <w:rFonts w:ascii="Times New Roman" w:hAnsi="Times New Roman" w:eastAsia="Times New Roman" w:cs="Times New Roman"/>
          <w:color w:val="000000"/>
          <w:sz w:val="24"/>
          <w:szCs w:val="24"/>
        </w:rPr>
        <w:t>pengguna</w:t>
      </w:r>
      <w:proofErr w:type="spellEnd"/>
      <w:r w:rsidR="00EA2D8C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. </w:t>
      </w:r>
      <w:proofErr w:type="spellStart"/>
      <w:r w:rsidR="00EA2D8C">
        <w:rPr>
          <w:rFonts w:ascii="Times New Roman" w:hAnsi="Times New Roman" w:eastAsia="Times New Roman" w:cs="Times New Roman"/>
          <w:color w:val="000000"/>
          <w:sz w:val="24"/>
          <w:szCs w:val="24"/>
        </w:rPr>
        <w:t>Aplikasi</w:t>
      </w:r>
      <w:proofErr w:type="spellEnd"/>
      <w:r w:rsidR="00EA2D8C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F24476">
        <w:rPr>
          <w:rFonts w:ascii="Times New Roman" w:hAnsi="Times New Roman" w:eastAsia="Times New Roman" w:cs="Times New Roman"/>
          <w:color w:val="000000"/>
          <w:sz w:val="24"/>
          <w:szCs w:val="24"/>
        </w:rPr>
        <w:t>ini</w:t>
      </w:r>
      <w:proofErr w:type="spellEnd"/>
      <w:r w:rsidR="00F2447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5C0ADF">
        <w:rPr>
          <w:rFonts w:ascii="Times New Roman" w:hAnsi="Times New Roman" w:eastAsia="Times New Roman" w:cs="Times New Roman"/>
          <w:color w:val="000000"/>
          <w:sz w:val="24"/>
          <w:szCs w:val="24"/>
        </w:rPr>
        <w:t>bekerjasama</w:t>
      </w:r>
      <w:proofErr w:type="spellEnd"/>
      <w:r w:rsidR="005C0ADF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5C0ADF">
        <w:rPr>
          <w:rFonts w:ascii="Times New Roman" w:hAnsi="Times New Roman" w:eastAsia="Times New Roman" w:cs="Times New Roman"/>
          <w:color w:val="000000"/>
          <w:sz w:val="24"/>
          <w:szCs w:val="24"/>
        </w:rPr>
        <w:t>dengan</w:t>
      </w:r>
      <w:proofErr w:type="spellEnd"/>
      <w:r w:rsidR="005C0ADF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supermarket </w:t>
      </w:r>
      <w:proofErr w:type="spellStart"/>
      <w:r w:rsidR="005C0ADF">
        <w:rPr>
          <w:rFonts w:ascii="Times New Roman" w:hAnsi="Times New Roman" w:eastAsia="Times New Roman" w:cs="Times New Roman"/>
          <w:color w:val="000000"/>
          <w:sz w:val="24"/>
          <w:szCs w:val="24"/>
        </w:rPr>
        <w:t>sebagai</w:t>
      </w:r>
      <w:proofErr w:type="spellEnd"/>
      <w:r w:rsidR="005C0ADF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5C0ADF">
        <w:rPr>
          <w:rFonts w:ascii="Times New Roman" w:hAnsi="Times New Roman" w:eastAsia="Times New Roman" w:cs="Times New Roman"/>
          <w:color w:val="000000"/>
          <w:sz w:val="24"/>
          <w:szCs w:val="24"/>
        </w:rPr>
        <w:t>penyedia</w:t>
      </w:r>
      <w:proofErr w:type="spellEnd"/>
      <w:r w:rsidR="005C0ADF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5C0ADF">
        <w:rPr>
          <w:rFonts w:ascii="Times New Roman" w:hAnsi="Times New Roman" w:eastAsia="Times New Roman" w:cs="Times New Roman"/>
          <w:color w:val="000000"/>
          <w:sz w:val="24"/>
          <w:szCs w:val="24"/>
        </w:rPr>
        <w:t>produk</w:t>
      </w:r>
      <w:proofErr w:type="spellEnd"/>
      <w:r w:rsidR="005C0ADF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5C0ADF">
        <w:rPr>
          <w:rFonts w:ascii="Times New Roman" w:hAnsi="Times New Roman" w:eastAsia="Times New Roman" w:cs="Times New Roman"/>
          <w:color w:val="000000"/>
          <w:sz w:val="24"/>
          <w:szCs w:val="24"/>
        </w:rPr>
        <w:t>makanan</w:t>
      </w:r>
      <w:proofErr w:type="spellEnd"/>
      <w:r w:rsidR="005C0ADF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5C0ADF">
        <w:rPr>
          <w:rFonts w:ascii="Times New Roman" w:hAnsi="Times New Roman" w:eastAsia="Times New Roman" w:cs="Times New Roman"/>
          <w:color w:val="000000"/>
          <w:sz w:val="24"/>
          <w:szCs w:val="24"/>
        </w:rPr>
        <w:t>supaya</w:t>
      </w:r>
      <w:proofErr w:type="spellEnd"/>
      <w:r w:rsidR="005C0ADF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5C0ADF">
        <w:rPr>
          <w:rFonts w:ascii="Times New Roman" w:hAnsi="Times New Roman" w:eastAsia="Times New Roman" w:cs="Times New Roman"/>
          <w:color w:val="000000"/>
          <w:sz w:val="24"/>
          <w:szCs w:val="24"/>
        </w:rPr>
        <w:t>memudahkan</w:t>
      </w:r>
      <w:proofErr w:type="spellEnd"/>
      <w:r w:rsidR="005C0ADF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5C0ADF">
        <w:rPr>
          <w:rFonts w:ascii="Times New Roman" w:hAnsi="Times New Roman" w:eastAsia="Times New Roman" w:cs="Times New Roman"/>
          <w:color w:val="000000"/>
          <w:sz w:val="24"/>
          <w:szCs w:val="24"/>
        </w:rPr>
        <w:t>pengguna</w:t>
      </w:r>
      <w:proofErr w:type="spellEnd"/>
      <w:r w:rsidR="005C0ADF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5C0ADF">
        <w:rPr>
          <w:rFonts w:ascii="Times New Roman" w:hAnsi="Times New Roman" w:eastAsia="Times New Roman" w:cs="Times New Roman"/>
          <w:color w:val="000000"/>
          <w:sz w:val="24"/>
          <w:szCs w:val="24"/>
        </w:rPr>
        <w:t>untuk</w:t>
      </w:r>
      <w:proofErr w:type="spellEnd"/>
      <w:r w:rsidR="005C0ADF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5C0ADF">
        <w:rPr>
          <w:rFonts w:ascii="Times New Roman" w:hAnsi="Times New Roman" w:eastAsia="Times New Roman" w:cs="Times New Roman"/>
          <w:color w:val="000000"/>
          <w:sz w:val="24"/>
          <w:szCs w:val="24"/>
        </w:rPr>
        <w:t>melakukan</w:t>
      </w:r>
      <w:proofErr w:type="spellEnd"/>
      <w:r w:rsidR="005C0ADF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5C0ADF">
        <w:rPr>
          <w:rFonts w:ascii="Times New Roman" w:hAnsi="Times New Roman" w:eastAsia="Times New Roman" w:cs="Times New Roman"/>
          <w:color w:val="000000"/>
          <w:sz w:val="24"/>
          <w:szCs w:val="24"/>
        </w:rPr>
        <w:t>transaksi</w:t>
      </w:r>
      <w:proofErr w:type="spellEnd"/>
      <w:r w:rsidR="005C0ADF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. </w:t>
      </w:r>
      <w:proofErr w:type="spellStart"/>
      <w:r w:rsidR="005C0ADF">
        <w:rPr>
          <w:rFonts w:ascii="Times New Roman" w:hAnsi="Times New Roman" w:eastAsia="Times New Roman" w:cs="Times New Roman"/>
          <w:color w:val="000000"/>
          <w:sz w:val="24"/>
          <w:szCs w:val="24"/>
        </w:rPr>
        <w:t>Aplikasi</w:t>
      </w:r>
      <w:proofErr w:type="spellEnd"/>
      <w:r w:rsidR="005C0ADF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5C0ADF">
        <w:rPr>
          <w:rFonts w:ascii="Times New Roman" w:hAnsi="Times New Roman" w:eastAsia="Times New Roman" w:cs="Times New Roman"/>
          <w:color w:val="000000"/>
          <w:sz w:val="24"/>
          <w:szCs w:val="24"/>
        </w:rPr>
        <w:t>ini</w:t>
      </w:r>
      <w:proofErr w:type="spellEnd"/>
      <w:r w:rsidR="005C0ADF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F24476">
        <w:rPr>
          <w:rFonts w:ascii="Times New Roman" w:hAnsi="Times New Roman" w:eastAsia="Times New Roman" w:cs="Times New Roman"/>
          <w:color w:val="000000"/>
          <w:sz w:val="24"/>
          <w:szCs w:val="24"/>
        </w:rPr>
        <w:t>memiliki</w:t>
      </w:r>
      <w:proofErr w:type="spellEnd"/>
      <w:r w:rsidR="00F2447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F24476">
        <w:rPr>
          <w:rFonts w:ascii="Times New Roman" w:hAnsi="Times New Roman" w:eastAsia="Times New Roman" w:cs="Times New Roman"/>
          <w:color w:val="000000"/>
          <w:sz w:val="24"/>
          <w:szCs w:val="24"/>
        </w:rPr>
        <w:t>beberapa</w:t>
      </w:r>
      <w:proofErr w:type="spellEnd"/>
      <w:r w:rsidR="00F2447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F24476">
        <w:rPr>
          <w:rFonts w:ascii="Times New Roman" w:hAnsi="Times New Roman" w:eastAsia="Times New Roman" w:cs="Times New Roman"/>
          <w:color w:val="000000"/>
          <w:sz w:val="24"/>
          <w:szCs w:val="24"/>
        </w:rPr>
        <w:t>fitur</w:t>
      </w:r>
      <w:proofErr w:type="spellEnd"/>
      <w:r w:rsidR="00F2447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877B2E">
        <w:rPr>
          <w:rFonts w:ascii="Times New Roman" w:hAnsi="Times New Roman" w:eastAsia="Times New Roman" w:cs="Times New Roman"/>
          <w:color w:val="000000"/>
          <w:sz w:val="24"/>
          <w:szCs w:val="24"/>
        </w:rPr>
        <w:t>diantaranya</w:t>
      </w:r>
      <w:proofErr w:type="spellEnd"/>
      <w:r w:rsidR="00877B2E">
        <w:rPr>
          <w:rFonts w:ascii="Times New Roman" w:hAnsi="Times New Roman" w:eastAsia="Times New Roman" w:cs="Times New Roman"/>
          <w:color w:val="000000"/>
          <w:sz w:val="24"/>
          <w:szCs w:val="24"/>
        </w:rPr>
        <w:t>:</w:t>
      </w:r>
    </w:p>
    <w:p w:rsidR="00877B2E" w:rsidP="00CC4CB5" w:rsidRDefault="00877B2E" w14:paraId="2AEE9DD2" w14:textId="00450D39">
      <w:pPr>
        <w:pStyle w:val="ListParagraph"/>
        <w:numPr>
          <w:ilvl w:val="3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Analisis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kebutuhan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stok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makanan</w:t>
      </w:r>
      <w:proofErr w:type="spellEnd"/>
    </w:p>
    <w:p w:rsidR="005A6CC7" w:rsidP="00CC4CB5" w:rsidRDefault="00170709" w14:paraId="6DF19B1C" w14:textId="3F98D61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Fitur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merupakan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fitur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utama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aplikasi</w:t>
      </w:r>
      <w:proofErr w:type="spellEnd"/>
      <w:r w:rsidR="008A698D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yang </w:t>
      </w:r>
      <w:proofErr w:type="spellStart"/>
      <w:r w:rsidR="008A698D">
        <w:rPr>
          <w:rFonts w:ascii="Times New Roman" w:hAnsi="Times New Roman" w:eastAsia="Times New Roman" w:cs="Times New Roman"/>
          <w:color w:val="000000"/>
          <w:sz w:val="24"/>
          <w:szCs w:val="24"/>
        </w:rPr>
        <w:t>menjadi</w:t>
      </w:r>
      <w:proofErr w:type="spellEnd"/>
      <w:r w:rsidR="008A698D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0D3806">
        <w:rPr>
          <w:rFonts w:ascii="Times New Roman" w:hAnsi="Times New Roman" w:eastAsia="Times New Roman" w:cs="Times New Roman"/>
          <w:color w:val="000000"/>
          <w:sz w:val="24"/>
          <w:szCs w:val="24"/>
        </w:rPr>
        <w:t>unggulan</w:t>
      </w:r>
      <w:proofErr w:type="spellEnd"/>
      <w:r w:rsidR="000D380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. </w:t>
      </w:r>
      <w:proofErr w:type="spellStart"/>
      <w:r w:rsidR="00403466">
        <w:rPr>
          <w:rFonts w:ascii="Times New Roman" w:hAnsi="Times New Roman" w:eastAsia="Times New Roman" w:cs="Times New Roman"/>
          <w:color w:val="000000"/>
          <w:sz w:val="24"/>
          <w:szCs w:val="24"/>
        </w:rPr>
        <w:t>Melalui</w:t>
      </w:r>
      <w:proofErr w:type="spellEnd"/>
      <w:r w:rsidR="0040346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403466">
        <w:rPr>
          <w:rFonts w:ascii="Times New Roman" w:hAnsi="Times New Roman" w:eastAsia="Times New Roman" w:cs="Times New Roman"/>
          <w:color w:val="000000"/>
          <w:sz w:val="24"/>
          <w:szCs w:val="24"/>
        </w:rPr>
        <w:t>fitur</w:t>
      </w:r>
      <w:proofErr w:type="spellEnd"/>
      <w:r w:rsidR="0040346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403466">
        <w:rPr>
          <w:rFonts w:ascii="Times New Roman" w:hAnsi="Times New Roman" w:eastAsia="Times New Roman" w:cs="Times New Roman"/>
          <w:color w:val="000000"/>
          <w:sz w:val="24"/>
          <w:szCs w:val="24"/>
        </w:rPr>
        <w:t>ini</w:t>
      </w:r>
      <w:proofErr w:type="spellEnd"/>
      <w:r w:rsidR="0040346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403466">
        <w:rPr>
          <w:rFonts w:ascii="Times New Roman" w:hAnsi="Times New Roman" w:eastAsia="Times New Roman" w:cs="Times New Roman"/>
          <w:color w:val="000000"/>
          <w:sz w:val="24"/>
          <w:szCs w:val="24"/>
        </w:rPr>
        <w:t>pengguna</w:t>
      </w:r>
      <w:proofErr w:type="spellEnd"/>
      <w:r w:rsidR="0040346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781B95">
        <w:rPr>
          <w:rFonts w:ascii="Times New Roman" w:hAnsi="Times New Roman" w:eastAsia="Times New Roman" w:cs="Times New Roman"/>
          <w:color w:val="000000"/>
          <w:sz w:val="24"/>
          <w:szCs w:val="24"/>
        </w:rPr>
        <w:t>dapat</w:t>
      </w:r>
      <w:proofErr w:type="spellEnd"/>
      <w:r w:rsidR="00781B95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CA578B">
        <w:rPr>
          <w:rFonts w:ascii="Times New Roman" w:hAnsi="Times New Roman" w:eastAsia="Times New Roman" w:cs="Times New Roman"/>
          <w:color w:val="000000"/>
          <w:sz w:val="24"/>
          <w:szCs w:val="24"/>
        </w:rPr>
        <w:t>memasukkan</w:t>
      </w:r>
      <w:proofErr w:type="spellEnd"/>
      <w:r w:rsidR="00CA578B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data </w:t>
      </w:r>
      <w:proofErr w:type="spellStart"/>
      <w:r w:rsidR="00002A39">
        <w:rPr>
          <w:rFonts w:ascii="Times New Roman" w:hAnsi="Times New Roman" w:eastAsia="Times New Roman" w:cs="Times New Roman"/>
          <w:color w:val="000000"/>
          <w:sz w:val="24"/>
          <w:szCs w:val="24"/>
        </w:rPr>
        <w:t>terkait</w:t>
      </w:r>
      <w:proofErr w:type="spellEnd"/>
      <w:r w:rsidR="00002A39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002A39">
        <w:rPr>
          <w:rFonts w:ascii="Times New Roman" w:hAnsi="Times New Roman" w:eastAsia="Times New Roman" w:cs="Times New Roman"/>
          <w:color w:val="000000"/>
          <w:sz w:val="24"/>
          <w:szCs w:val="24"/>
        </w:rPr>
        <w:t>preferensi</w:t>
      </w:r>
      <w:proofErr w:type="spellEnd"/>
      <w:r w:rsidR="00002A39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002A39">
        <w:rPr>
          <w:rFonts w:ascii="Times New Roman" w:hAnsi="Times New Roman" w:eastAsia="Times New Roman" w:cs="Times New Roman"/>
          <w:color w:val="000000"/>
          <w:sz w:val="24"/>
          <w:szCs w:val="24"/>
        </w:rPr>
        <w:t>tipe</w:t>
      </w:r>
      <w:proofErr w:type="spellEnd"/>
      <w:r w:rsidR="00002A39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002A39">
        <w:rPr>
          <w:rFonts w:ascii="Times New Roman" w:hAnsi="Times New Roman" w:eastAsia="Times New Roman" w:cs="Times New Roman"/>
          <w:color w:val="000000"/>
          <w:sz w:val="24"/>
          <w:szCs w:val="24"/>
        </w:rPr>
        <w:t>makanan</w:t>
      </w:r>
      <w:proofErr w:type="spellEnd"/>
      <w:r w:rsidR="00002A39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proofErr w:type="spellStart"/>
      <w:r w:rsidR="004754EF">
        <w:rPr>
          <w:rFonts w:ascii="Times New Roman" w:hAnsi="Times New Roman" w:eastAsia="Times New Roman" w:cs="Times New Roman"/>
          <w:color w:val="000000"/>
          <w:sz w:val="24"/>
          <w:szCs w:val="24"/>
        </w:rPr>
        <w:t>jenis</w:t>
      </w:r>
      <w:proofErr w:type="spellEnd"/>
      <w:r w:rsidR="004754EF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4754EF">
        <w:rPr>
          <w:rFonts w:ascii="Times New Roman" w:hAnsi="Times New Roman" w:eastAsia="Times New Roman" w:cs="Times New Roman"/>
          <w:color w:val="000000"/>
          <w:sz w:val="24"/>
          <w:szCs w:val="24"/>
        </w:rPr>
        <w:t>kegiatan</w:t>
      </w:r>
      <w:proofErr w:type="spellEnd"/>
      <w:r w:rsidR="004754EF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proofErr w:type="spellStart"/>
      <w:r w:rsidR="002161B9">
        <w:rPr>
          <w:rFonts w:ascii="Times New Roman" w:hAnsi="Times New Roman" w:eastAsia="Times New Roman" w:cs="Times New Roman"/>
          <w:color w:val="000000"/>
          <w:sz w:val="24"/>
          <w:szCs w:val="24"/>
        </w:rPr>
        <w:t>durasi</w:t>
      </w:r>
      <w:proofErr w:type="spellEnd"/>
      <w:r w:rsidR="002161B9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2161B9">
        <w:rPr>
          <w:rFonts w:ascii="Times New Roman" w:hAnsi="Times New Roman" w:eastAsia="Times New Roman" w:cs="Times New Roman"/>
          <w:color w:val="000000"/>
          <w:sz w:val="24"/>
          <w:szCs w:val="24"/>
        </w:rPr>
        <w:t>kebutuhan</w:t>
      </w:r>
      <w:proofErr w:type="spellEnd"/>
      <w:r w:rsidR="002161B9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proofErr w:type="spellStart"/>
      <w:r w:rsidR="002161B9">
        <w:rPr>
          <w:rFonts w:ascii="Times New Roman" w:hAnsi="Times New Roman" w:eastAsia="Times New Roman" w:cs="Times New Roman"/>
          <w:color w:val="000000"/>
          <w:sz w:val="24"/>
          <w:szCs w:val="24"/>
        </w:rPr>
        <w:t>serta</w:t>
      </w:r>
      <w:proofErr w:type="spellEnd"/>
      <w:r w:rsidR="002161B9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142D35">
        <w:rPr>
          <w:rFonts w:ascii="Times New Roman" w:hAnsi="Times New Roman" w:eastAsia="Times New Roman" w:cs="Times New Roman"/>
          <w:color w:val="000000"/>
          <w:sz w:val="24"/>
          <w:szCs w:val="24"/>
        </w:rPr>
        <w:t>jumlah</w:t>
      </w:r>
      <w:proofErr w:type="spellEnd"/>
      <w:r w:rsidR="00142D35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 w:rsidR="00152955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orang yang </w:t>
      </w:r>
      <w:proofErr w:type="spellStart"/>
      <w:r w:rsidR="00152955">
        <w:rPr>
          <w:rFonts w:ascii="Times New Roman" w:hAnsi="Times New Roman" w:eastAsia="Times New Roman" w:cs="Times New Roman"/>
          <w:color w:val="000000"/>
          <w:sz w:val="24"/>
          <w:szCs w:val="24"/>
        </w:rPr>
        <w:t>terlibat</w:t>
      </w:r>
      <w:proofErr w:type="spellEnd"/>
      <w:r w:rsidR="00A87626">
        <w:rPr>
          <w:rFonts w:ascii="Times New Roman" w:hAnsi="Times New Roman" w:eastAsia="Times New Roman" w:cs="Times New Roman"/>
          <w:color w:val="000000"/>
          <w:sz w:val="24"/>
          <w:szCs w:val="24"/>
        </w:rPr>
        <w:t>.</w:t>
      </w:r>
      <w:r w:rsidR="00F52E4C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AF03FF">
        <w:rPr>
          <w:rFonts w:ascii="Times New Roman" w:hAnsi="Times New Roman" w:eastAsia="Times New Roman" w:cs="Times New Roman"/>
          <w:color w:val="000000"/>
          <w:sz w:val="24"/>
          <w:szCs w:val="24"/>
        </w:rPr>
        <w:t>Sistem</w:t>
      </w:r>
      <w:proofErr w:type="spellEnd"/>
      <w:r w:rsidR="00AF03FF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AF03FF">
        <w:rPr>
          <w:rFonts w:ascii="Times New Roman" w:hAnsi="Times New Roman" w:eastAsia="Times New Roman" w:cs="Times New Roman"/>
          <w:color w:val="000000"/>
          <w:sz w:val="24"/>
          <w:szCs w:val="24"/>
        </w:rPr>
        <w:t>kemudian</w:t>
      </w:r>
      <w:proofErr w:type="spellEnd"/>
      <w:r w:rsidR="00AF03FF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AF03FF">
        <w:rPr>
          <w:rFonts w:ascii="Times New Roman" w:hAnsi="Times New Roman" w:eastAsia="Times New Roman" w:cs="Times New Roman"/>
          <w:color w:val="000000"/>
          <w:sz w:val="24"/>
          <w:szCs w:val="24"/>
        </w:rPr>
        <w:t>akan</w:t>
      </w:r>
      <w:proofErr w:type="spellEnd"/>
      <w:r w:rsidR="00AF03FF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AF03FF">
        <w:rPr>
          <w:rFonts w:ascii="Times New Roman" w:hAnsi="Times New Roman" w:eastAsia="Times New Roman" w:cs="Times New Roman"/>
          <w:color w:val="000000"/>
          <w:sz w:val="24"/>
          <w:szCs w:val="24"/>
        </w:rPr>
        <w:t>menganalisis</w:t>
      </w:r>
      <w:proofErr w:type="spellEnd"/>
      <w:r w:rsidR="00AF03FF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data </w:t>
      </w:r>
      <w:proofErr w:type="spellStart"/>
      <w:r w:rsidR="00AF03FF">
        <w:rPr>
          <w:rFonts w:ascii="Times New Roman" w:hAnsi="Times New Roman" w:eastAsia="Times New Roman" w:cs="Times New Roman"/>
          <w:color w:val="000000"/>
          <w:sz w:val="24"/>
          <w:szCs w:val="24"/>
        </w:rPr>
        <w:t>pengguna</w:t>
      </w:r>
      <w:proofErr w:type="spellEnd"/>
      <w:r w:rsidR="00AF03FF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dan </w:t>
      </w:r>
      <w:proofErr w:type="spellStart"/>
      <w:r w:rsidR="00AF03FF">
        <w:rPr>
          <w:rFonts w:ascii="Times New Roman" w:hAnsi="Times New Roman" w:eastAsia="Times New Roman" w:cs="Times New Roman"/>
          <w:color w:val="000000"/>
          <w:sz w:val="24"/>
          <w:szCs w:val="24"/>
        </w:rPr>
        <w:t>melakukan</w:t>
      </w:r>
      <w:proofErr w:type="spellEnd"/>
      <w:r w:rsidR="00AF03FF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profiling </w:t>
      </w:r>
      <w:proofErr w:type="spellStart"/>
      <w:r w:rsidR="00AF03FF">
        <w:rPr>
          <w:rFonts w:ascii="Times New Roman" w:hAnsi="Times New Roman" w:eastAsia="Times New Roman" w:cs="Times New Roman"/>
          <w:color w:val="000000"/>
          <w:sz w:val="24"/>
          <w:szCs w:val="24"/>
        </w:rPr>
        <w:t>terkait</w:t>
      </w:r>
      <w:proofErr w:type="spellEnd"/>
      <w:r w:rsidR="00AF03FF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AF03FF">
        <w:rPr>
          <w:rFonts w:ascii="Times New Roman" w:hAnsi="Times New Roman" w:eastAsia="Times New Roman" w:cs="Times New Roman"/>
          <w:color w:val="000000"/>
          <w:sz w:val="24"/>
          <w:szCs w:val="24"/>
        </w:rPr>
        <w:t>kebut</w:t>
      </w:r>
      <w:r w:rsidR="002F3D39">
        <w:rPr>
          <w:rFonts w:ascii="Times New Roman" w:hAnsi="Times New Roman" w:eastAsia="Times New Roman" w:cs="Times New Roman"/>
          <w:color w:val="000000"/>
          <w:sz w:val="24"/>
          <w:szCs w:val="24"/>
        </w:rPr>
        <w:t>u</w:t>
      </w:r>
      <w:r w:rsidR="00AF03FF">
        <w:rPr>
          <w:rFonts w:ascii="Times New Roman" w:hAnsi="Times New Roman" w:eastAsia="Times New Roman" w:cs="Times New Roman"/>
          <w:color w:val="000000"/>
          <w:sz w:val="24"/>
          <w:szCs w:val="24"/>
        </w:rPr>
        <w:t>han</w:t>
      </w:r>
      <w:proofErr w:type="spellEnd"/>
      <w:r w:rsidR="00AF03FF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121863">
        <w:rPr>
          <w:rFonts w:ascii="Times New Roman" w:hAnsi="Times New Roman" w:eastAsia="Times New Roman" w:cs="Times New Roman"/>
          <w:color w:val="000000"/>
          <w:sz w:val="24"/>
          <w:szCs w:val="24"/>
        </w:rPr>
        <w:t>stok</w:t>
      </w:r>
      <w:proofErr w:type="spellEnd"/>
      <w:r w:rsidR="00121863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121863">
        <w:rPr>
          <w:rFonts w:ascii="Times New Roman" w:hAnsi="Times New Roman" w:eastAsia="Times New Roman" w:cs="Times New Roman"/>
          <w:color w:val="000000"/>
          <w:sz w:val="24"/>
          <w:szCs w:val="24"/>
        </w:rPr>
        <w:t>makanan</w:t>
      </w:r>
      <w:proofErr w:type="spellEnd"/>
      <w:r w:rsidR="00121863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yang </w:t>
      </w:r>
      <w:proofErr w:type="spellStart"/>
      <w:r w:rsidR="00121863">
        <w:rPr>
          <w:rFonts w:ascii="Times New Roman" w:hAnsi="Times New Roman" w:eastAsia="Times New Roman" w:cs="Times New Roman"/>
          <w:color w:val="000000"/>
          <w:sz w:val="24"/>
          <w:szCs w:val="24"/>
        </w:rPr>
        <w:t>disesuaikan</w:t>
      </w:r>
      <w:proofErr w:type="spellEnd"/>
      <w:r w:rsidR="004308A0">
        <w:rPr>
          <w:rFonts w:ascii="Times New Roman" w:hAnsi="Times New Roman" w:eastAsia="Times New Roman" w:cs="Times New Roman"/>
          <w:color w:val="000000"/>
          <w:sz w:val="24"/>
          <w:szCs w:val="24"/>
        </w:rPr>
        <w:t>.</w:t>
      </w:r>
      <w:r w:rsidR="00F66D07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2F3D39">
        <w:rPr>
          <w:rFonts w:ascii="Times New Roman" w:hAnsi="Times New Roman" w:eastAsia="Times New Roman" w:cs="Times New Roman"/>
          <w:color w:val="000000"/>
          <w:sz w:val="24"/>
          <w:szCs w:val="24"/>
        </w:rPr>
        <w:t>Sistem</w:t>
      </w:r>
      <w:proofErr w:type="spellEnd"/>
      <w:r w:rsidR="002F3D39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2F3D39">
        <w:rPr>
          <w:rFonts w:ascii="Times New Roman" w:hAnsi="Times New Roman" w:eastAsia="Times New Roman" w:cs="Times New Roman"/>
          <w:color w:val="000000"/>
          <w:sz w:val="24"/>
          <w:szCs w:val="24"/>
        </w:rPr>
        <w:t>akan</w:t>
      </w:r>
      <w:proofErr w:type="spellEnd"/>
      <w:r w:rsidR="002F3D39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2F3D39">
        <w:rPr>
          <w:rFonts w:ascii="Times New Roman" w:hAnsi="Times New Roman" w:eastAsia="Times New Roman" w:cs="Times New Roman"/>
          <w:color w:val="000000"/>
          <w:sz w:val="24"/>
          <w:szCs w:val="24"/>
        </w:rPr>
        <w:t>menampilkan</w:t>
      </w:r>
      <w:proofErr w:type="spellEnd"/>
      <w:r w:rsidRPr="00190E0C" w:rsidR="00190E0C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daftar </w:t>
      </w:r>
      <w:proofErr w:type="spellStart"/>
      <w:r w:rsidR="009F4896">
        <w:rPr>
          <w:rFonts w:ascii="Times New Roman" w:hAnsi="Times New Roman" w:eastAsia="Times New Roman" w:cs="Times New Roman"/>
          <w:color w:val="000000"/>
          <w:sz w:val="24"/>
          <w:szCs w:val="24"/>
        </w:rPr>
        <w:t>rekomendasi</w:t>
      </w:r>
      <w:proofErr w:type="spellEnd"/>
      <w:r w:rsidR="009F489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190E0C" w:rsidR="00190E0C">
        <w:rPr>
          <w:rFonts w:ascii="Times New Roman" w:hAnsi="Times New Roman" w:eastAsia="Times New Roman" w:cs="Times New Roman"/>
          <w:color w:val="000000"/>
          <w:sz w:val="24"/>
          <w:szCs w:val="24"/>
        </w:rPr>
        <w:t>makanan</w:t>
      </w:r>
      <w:proofErr w:type="spellEnd"/>
      <w:r w:rsidRPr="00190E0C" w:rsidR="00190E0C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190E0C" w:rsidR="00190E0C">
        <w:rPr>
          <w:rFonts w:ascii="Times New Roman" w:hAnsi="Times New Roman" w:eastAsia="Times New Roman" w:cs="Times New Roman"/>
          <w:color w:val="000000"/>
          <w:sz w:val="24"/>
          <w:szCs w:val="24"/>
        </w:rPr>
        <w:t>beserta</w:t>
      </w:r>
      <w:proofErr w:type="spellEnd"/>
      <w:r w:rsidRPr="00190E0C" w:rsidR="00190E0C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190E0C" w:rsidR="00190E0C">
        <w:rPr>
          <w:rFonts w:ascii="Times New Roman" w:hAnsi="Times New Roman" w:eastAsia="Times New Roman" w:cs="Times New Roman"/>
          <w:color w:val="000000"/>
          <w:sz w:val="24"/>
          <w:szCs w:val="24"/>
        </w:rPr>
        <w:t>jumlah</w:t>
      </w:r>
      <w:proofErr w:type="spellEnd"/>
      <w:r w:rsidRPr="00190E0C" w:rsidR="00190E0C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F11AD6">
        <w:rPr>
          <w:rFonts w:ascii="Times New Roman" w:hAnsi="Times New Roman" w:eastAsia="Times New Roman" w:cs="Times New Roman"/>
          <w:color w:val="000000"/>
          <w:sz w:val="24"/>
          <w:szCs w:val="24"/>
        </w:rPr>
        <w:t>stok</w:t>
      </w:r>
      <w:proofErr w:type="spellEnd"/>
      <w:r w:rsidR="00F11AD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F11AD6">
        <w:rPr>
          <w:rFonts w:ascii="Times New Roman" w:hAnsi="Times New Roman" w:eastAsia="Times New Roman" w:cs="Times New Roman"/>
          <w:color w:val="000000"/>
          <w:sz w:val="24"/>
          <w:szCs w:val="24"/>
        </w:rPr>
        <w:t>idealnya</w:t>
      </w:r>
      <w:proofErr w:type="spellEnd"/>
      <w:r w:rsidR="00F11AD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 w:rsidRPr="00190E0C" w:rsidR="00190E0C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yang </w:t>
      </w:r>
      <w:proofErr w:type="spellStart"/>
      <w:r w:rsidRPr="00190E0C" w:rsidR="00190E0C">
        <w:rPr>
          <w:rFonts w:ascii="Times New Roman" w:hAnsi="Times New Roman" w:eastAsia="Times New Roman" w:cs="Times New Roman"/>
          <w:color w:val="000000"/>
          <w:sz w:val="24"/>
          <w:szCs w:val="24"/>
        </w:rPr>
        <w:t>sudah</w:t>
      </w:r>
      <w:proofErr w:type="spellEnd"/>
      <w:r w:rsidRPr="00190E0C" w:rsidR="00190E0C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190E0C" w:rsidR="00190E0C">
        <w:rPr>
          <w:rFonts w:ascii="Times New Roman" w:hAnsi="Times New Roman" w:eastAsia="Times New Roman" w:cs="Times New Roman"/>
          <w:color w:val="000000"/>
          <w:sz w:val="24"/>
          <w:szCs w:val="24"/>
        </w:rPr>
        <w:t>disesuaikan</w:t>
      </w:r>
      <w:proofErr w:type="spellEnd"/>
      <w:r w:rsidR="00B93070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B93070">
        <w:rPr>
          <w:rFonts w:ascii="Times New Roman" w:hAnsi="Times New Roman" w:eastAsia="Times New Roman" w:cs="Times New Roman"/>
          <w:color w:val="000000"/>
          <w:sz w:val="24"/>
          <w:szCs w:val="24"/>
        </w:rPr>
        <w:t>unt</w:t>
      </w:r>
      <w:r w:rsidR="007151F9">
        <w:rPr>
          <w:rFonts w:ascii="Times New Roman" w:hAnsi="Times New Roman" w:eastAsia="Times New Roman" w:cs="Times New Roman"/>
          <w:color w:val="000000"/>
          <w:sz w:val="24"/>
          <w:szCs w:val="24"/>
        </w:rPr>
        <w:t>uk</w:t>
      </w:r>
      <w:proofErr w:type="spellEnd"/>
      <w:r w:rsidR="007151F9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7151F9">
        <w:rPr>
          <w:rFonts w:ascii="Times New Roman" w:hAnsi="Times New Roman" w:eastAsia="Times New Roman" w:cs="Times New Roman"/>
          <w:color w:val="000000"/>
          <w:sz w:val="24"/>
          <w:szCs w:val="24"/>
        </w:rPr>
        <w:t>kemudian</w:t>
      </w:r>
      <w:proofErr w:type="spellEnd"/>
      <w:r w:rsidR="007151F9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7151F9">
        <w:rPr>
          <w:rFonts w:ascii="Times New Roman" w:hAnsi="Times New Roman" w:eastAsia="Times New Roman" w:cs="Times New Roman"/>
          <w:color w:val="000000"/>
          <w:sz w:val="24"/>
          <w:szCs w:val="24"/>
        </w:rPr>
        <w:t>dipilih</w:t>
      </w:r>
      <w:proofErr w:type="spellEnd"/>
      <w:r w:rsidR="007151F9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oleh </w:t>
      </w:r>
      <w:proofErr w:type="spellStart"/>
      <w:r w:rsidR="007151F9">
        <w:rPr>
          <w:rFonts w:ascii="Times New Roman" w:hAnsi="Times New Roman" w:eastAsia="Times New Roman" w:cs="Times New Roman"/>
          <w:color w:val="000000"/>
          <w:sz w:val="24"/>
          <w:szCs w:val="24"/>
        </w:rPr>
        <w:t>pengguna</w:t>
      </w:r>
      <w:proofErr w:type="spellEnd"/>
      <w:r w:rsidR="00D7054B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D7054B">
        <w:rPr>
          <w:rFonts w:ascii="Times New Roman" w:hAnsi="Times New Roman" w:eastAsia="Times New Roman" w:cs="Times New Roman"/>
          <w:color w:val="000000"/>
          <w:sz w:val="24"/>
          <w:szCs w:val="24"/>
        </w:rPr>
        <w:t>sesuai</w:t>
      </w:r>
      <w:proofErr w:type="spellEnd"/>
      <w:r w:rsidR="00D7054B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D7054B">
        <w:rPr>
          <w:rFonts w:ascii="Times New Roman" w:hAnsi="Times New Roman" w:eastAsia="Times New Roman" w:cs="Times New Roman"/>
          <w:color w:val="000000"/>
          <w:sz w:val="24"/>
          <w:szCs w:val="24"/>
        </w:rPr>
        <w:t>kebutuhannya</w:t>
      </w:r>
      <w:proofErr w:type="spellEnd"/>
      <w:r w:rsidR="00D7054B">
        <w:rPr>
          <w:rFonts w:ascii="Times New Roman" w:hAnsi="Times New Roman" w:eastAsia="Times New Roman" w:cs="Times New Roman"/>
          <w:color w:val="000000"/>
          <w:sz w:val="24"/>
          <w:szCs w:val="24"/>
        </w:rPr>
        <w:t>.</w:t>
      </w:r>
    </w:p>
    <w:p w:rsidR="008D2ADC" w:rsidP="00CC4CB5" w:rsidRDefault="008D2ADC" w14:paraId="683C3B4D" w14:textId="777777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387E9F" w:rsidP="00CC4CB5" w:rsidRDefault="00155BA2" w14:paraId="64E4E18B" w14:textId="2690D188">
      <w:pPr>
        <w:pStyle w:val="ListParagraph"/>
        <w:numPr>
          <w:ilvl w:val="3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Fitur </w:t>
      </w:r>
      <w:proofErr w:type="spellStart"/>
      <w:r w:rsidR="009D165C">
        <w:rPr>
          <w:rFonts w:ascii="Times New Roman" w:hAnsi="Times New Roman" w:eastAsia="Times New Roman" w:cs="Times New Roman"/>
          <w:color w:val="000000"/>
          <w:sz w:val="24"/>
          <w:szCs w:val="24"/>
        </w:rPr>
        <w:t>keranjang</w:t>
      </w:r>
      <w:proofErr w:type="spellEnd"/>
    </w:p>
    <w:p w:rsidR="00695D66" w:rsidP="00CC4CB5" w:rsidRDefault="00695D66" w14:paraId="31FED658" w14:textId="424B99B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Setelah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pengguna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7956B2">
        <w:rPr>
          <w:rFonts w:ascii="Times New Roman" w:hAnsi="Times New Roman" w:eastAsia="Times New Roman" w:cs="Times New Roman"/>
          <w:color w:val="000000"/>
          <w:sz w:val="24"/>
          <w:szCs w:val="24"/>
        </w:rPr>
        <w:t>mendapatkan</w:t>
      </w:r>
      <w:proofErr w:type="spellEnd"/>
      <w:r w:rsidR="007956B2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daftar </w:t>
      </w:r>
      <w:proofErr w:type="spellStart"/>
      <w:r w:rsidR="007956B2">
        <w:rPr>
          <w:rFonts w:ascii="Times New Roman" w:hAnsi="Times New Roman" w:eastAsia="Times New Roman" w:cs="Times New Roman"/>
          <w:color w:val="000000"/>
          <w:sz w:val="24"/>
          <w:szCs w:val="24"/>
        </w:rPr>
        <w:t>rekomendasi</w:t>
      </w:r>
      <w:proofErr w:type="spellEnd"/>
      <w:r w:rsidR="007956B2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7956B2">
        <w:rPr>
          <w:rFonts w:ascii="Times New Roman" w:hAnsi="Times New Roman" w:eastAsia="Times New Roman" w:cs="Times New Roman"/>
          <w:color w:val="000000"/>
          <w:sz w:val="24"/>
          <w:szCs w:val="24"/>
        </w:rPr>
        <w:t>bahan</w:t>
      </w:r>
      <w:proofErr w:type="spellEnd"/>
      <w:r w:rsidR="007956B2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7956B2">
        <w:rPr>
          <w:rFonts w:ascii="Times New Roman" w:hAnsi="Times New Roman" w:eastAsia="Times New Roman" w:cs="Times New Roman"/>
          <w:color w:val="000000"/>
          <w:sz w:val="24"/>
          <w:szCs w:val="24"/>
        </w:rPr>
        <w:t>makanan</w:t>
      </w:r>
      <w:proofErr w:type="spellEnd"/>
      <w:r w:rsidR="007956B2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proofErr w:type="spellStart"/>
      <w:r w:rsidR="007956B2">
        <w:rPr>
          <w:rFonts w:ascii="Times New Roman" w:hAnsi="Times New Roman" w:eastAsia="Times New Roman" w:cs="Times New Roman"/>
          <w:color w:val="000000"/>
          <w:sz w:val="24"/>
          <w:szCs w:val="24"/>
        </w:rPr>
        <w:t>pengguna</w:t>
      </w:r>
      <w:proofErr w:type="spellEnd"/>
      <w:r w:rsidR="007956B2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7956B2">
        <w:rPr>
          <w:rFonts w:ascii="Times New Roman" w:hAnsi="Times New Roman" w:eastAsia="Times New Roman" w:cs="Times New Roman"/>
          <w:color w:val="000000"/>
          <w:sz w:val="24"/>
          <w:szCs w:val="24"/>
        </w:rPr>
        <w:t>dapat</w:t>
      </w:r>
      <w:proofErr w:type="spellEnd"/>
      <w:r w:rsidR="007956B2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D029B3">
        <w:rPr>
          <w:rFonts w:ascii="Times New Roman" w:hAnsi="Times New Roman" w:eastAsia="Times New Roman" w:cs="Times New Roman"/>
          <w:color w:val="000000"/>
          <w:sz w:val="24"/>
          <w:szCs w:val="24"/>
        </w:rPr>
        <w:t>memilih</w:t>
      </w:r>
      <w:proofErr w:type="spellEnd"/>
      <w:r w:rsidR="00D029B3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D029B3">
        <w:rPr>
          <w:rFonts w:ascii="Times New Roman" w:hAnsi="Times New Roman" w:eastAsia="Times New Roman" w:cs="Times New Roman"/>
          <w:color w:val="000000"/>
          <w:sz w:val="24"/>
          <w:szCs w:val="24"/>
        </w:rPr>
        <w:t>beberapa</w:t>
      </w:r>
      <w:proofErr w:type="spellEnd"/>
      <w:r w:rsidR="00D029B3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915A8F">
        <w:rPr>
          <w:rFonts w:ascii="Times New Roman" w:hAnsi="Times New Roman" w:eastAsia="Times New Roman" w:cs="Times New Roman"/>
          <w:color w:val="000000"/>
          <w:sz w:val="24"/>
          <w:szCs w:val="24"/>
        </w:rPr>
        <w:t>produk</w:t>
      </w:r>
      <w:proofErr w:type="spellEnd"/>
      <w:r w:rsidR="00915A8F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yang </w:t>
      </w:r>
      <w:proofErr w:type="spellStart"/>
      <w:r w:rsidR="00915A8F">
        <w:rPr>
          <w:rFonts w:ascii="Times New Roman" w:hAnsi="Times New Roman" w:eastAsia="Times New Roman" w:cs="Times New Roman"/>
          <w:color w:val="000000"/>
          <w:sz w:val="24"/>
          <w:szCs w:val="24"/>
        </w:rPr>
        <w:t>mereka</w:t>
      </w:r>
      <w:proofErr w:type="spellEnd"/>
      <w:r w:rsidR="00915A8F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915A8F">
        <w:rPr>
          <w:rFonts w:ascii="Times New Roman" w:hAnsi="Times New Roman" w:eastAsia="Times New Roman" w:cs="Times New Roman"/>
          <w:color w:val="000000"/>
          <w:sz w:val="24"/>
          <w:szCs w:val="24"/>
        </w:rPr>
        <w:t>butuhkan</w:t>
      </w:r>
      <w:proofErr w:type="spellEnd"/>
      <w:r w:rsidR="00915A8F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915A8F">
        <w:rPr>
          <w:rFonts w:ascii="Times New Roman" w:hAnsi="Times New Roman" w:eastAsia="Times New Roman" w:cs="Times New Roman"/>
          <w:color w:val="000000"/>
          <w:sz w:val="24"/>
          <w:szCs w:val="24"/>
        </w:rPr>
        <w:t>untuk</w:t>
      </w:r>
      <w:proofErr w:type="spellEnd"/>
      <w:r w:rsidR="00915A8F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915A8F">
        <w:rPr>
          <w:rFonts w:ascii="Times New Roman" w:hAnsi="Times New Roman" w:eastAsia="Times New Roman" w:cs="Times New Roman"/>
          <w:color w:val="000000"/>
          <w:sz w:val="24"/>
          <w:szCs w:val="24"/>
        </w:rPr>
        <w:t>dimasukkan</w:t>
      </w:r>
      <w:proofErr w:type="spellEnd"/>
      <w:r w:rsidR="00915A8F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915A8F">
        <w:rPr>
          <w:rFonts w:ascii="Times New Roman" w:hAnsi="Times New Roman" w:eastAsia="Times New Roman" w:cs="Times New Roman"/>
          <w:color w:val="000000"/>
          <w:sz w:val="24"/>
          <w:szCs w:val="24"/>
        </w:rPr>
        <w:t>ke</w:t>
      </w:r>
      <w:proofErr w:type="spellEnd"/>
      <w:r w:rsidR="00915A8F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915A8F">
        <w:rPr>
          <w:rFonts w:ascii="Times New Roman" w:hAnsi="Times New Roman" w:eastAsia="Times New Roman" w:cs="Times New Roman"/>
          <w:color w:val="000000"/>
          <w:sz w:val="24"/>
          <w:szCs w:val="24"/>
        </w:rPr>
        <w:t>dalam</w:t>
      </w:r>
      <w:proofErr w:type="spellEnd"/>
      <w:r w:rsidR="00915A8F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915A8F">
        <w:rPr>
          <w:rFonts w:ascii="Times New Roman" w:hAnsi="Times New Roman" w:eastAsia="Times New Roman" w:cs="Times New Roman"/>
          <w:color w:val="000000"/>
          <w:sz w:val="24"/>
          <w:szCs w:val="24"/>
        </w:rPr>
        <w:t>keranjang</w:t>
      </w:r>
      <w:proofErr w:type="spellEnd"/>
      <w:r w:rsidR="00875B88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. Fitur </w:t>
      </w:r>
      <w:proofErr w:type="spellStart"/>
      <w:r w:rsidR="00875B88">
        <w:rPr>
          <w:rFonts w:ascii="Times New Roman" w:hAnsi="Times New Roman" w:eastAsia="Times New Roman" w:cs="Times New Roman"/>
          <w:color w:val="000000"/>
          <w:sz w:val="24"/>
          <w:szCs w:val="24"/>
        </w:rPr>
        <w:t>ini</w:t>
      </w:r>
      <w:proofErr w:type="spellEnd"/>
      <w:r w:rsidR="00875B88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875B88">
        <w:rPr>
          <w:rFonts w:ascii="Times New Roman" w:hAnsi="Times New Roman" w:eastAsia="Times New Roman" w:cs="Times New Roman"/>
          <w:color w:val="000000"/>
          <w:sz w:val="24"/>
          <w:szCs w:val="24"/>
        </w:rPr>
        <w:t>mirip</w:t>
      </w:r>
      <w:proofErr w:type="spellEnd"/>
      <w:r w:rsidR="00875B88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875B88">
        <w:rPr>
          <w:rFonts w:ascii="Times New Roman" w:hAnsi="Times New Roman" w:eastAsia="Times New Roman" w:cs="Times New Roman"/>
          <w:color w:val="000000"/>
          <w:sz w:val="24"/>
          <w:szCs w:val="24"/>
        </w:rPr>
        <w:t>dengan</w:t>
      </w:r>
      <w:proofErr w:type="spellEnd"/>
      <w:r w:rsidR="00875B88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875B88">
        <w:rPr>
          <w:rFonts w:ascii="Times New Roman" w:hAnsi="Times New Roman" w:eastAsia="Times New Roman" w:cs="Times New Roman"/>
          <w:color w:val="000000"/>
          <w:sz w:val="24"/>
          <w:szCs w:val="24"/>
        </w:rPr>
        <w:t>fitur</w:t>
      </w:r>
      <w:proofErr w:type="spellEnd"/>
      <w:r w:rsidR="00875B88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875B88">
        <w:rPr>
          <w:rFonts w:ascii="Times New Roman" w:hAnsi="Times New Roman" w:eastAsia="Times New Roman" w:cs="Times New Roman"/>
          <w:color w:val="000000"/>
          <w:sz w:val="24"/>
          <w:szCs w:val="24"/>
        </w:rPr>
        <w:t>keranjang</w:t>
      </w:r>
      <w:proofErr w:type="spellEnd"/>
      <w:r w:rsidR="00875B88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pada marketplace yang </w:t>
      </w:r>
      <w:proofErr w:type="spellStart"/>
      <w:r w:rsidR="00875B88">
        <w:rPr>
          <w:rFonts w:ascii="Times New Roman" w:hAnsi="Times New Roman" w:eastAsia="Times New Roman" w:cs="Times New Roman"/>
          <w:color w:val="000000"/>
          <w:sz w:val="24"/>
          <w:szCs w:val="24"/>
        </w:rPr>
        <w:t>memungkinkan</w:t>
      </w:r>
      <w:proofErr w:type="spellEnd"/>
      <w:r w:rsidR="00875B88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875B88">
        <w:rPr>
          <w:rFonts w:ascii="Times New Roman" w:hAnsi="Times New Roman" w:eastAsia="Times New Roman" w:cs="Times New Roman"/>
          <w:color w:val="000000"/>
          <w:sz w:val="24"/>
          <w:szCs w:val="24"/>
        </w:rPr>
        <w:t>pengguna</w:t>
      </w:r>
      <w:proofErr w:type="spellEnd"/>
      <w:r w:rsidR="00875B88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0B1330">
        <w:rPr>
          <w:rFonts w:ascii="Times New Roman" w:hAnsi="Times New Roman" w:eastAsia="Times New Roman" w:cs="Times New Roman"/>
          <w:color w:val="000000"/>
          <w:sz w:val="24"/>
          <w:szCs w:val="24"/>
        </w:rPr>
        <w:t>untu</w:t>
      </w:r>
      <w:r w:rsidR="00844940">
        <w:rPr>
          <w:rFonts w:ascii="Times New Roman" w:hAnsi="Times New Roman" w:eastAsia="Times New Roman" w:cs="Times New Roman"/>
          <w:color w:val="000000"/>
          <w:sz w:val="24"/>
          <w:szCs w:val="24"/>
        </w:rPr>
        <w:t>k</w:t>
      </w:r>
      <w:proofErr w:type="spellEnd"/>
      <w:r w:rsidR="005F7FFC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5F7FFC">
        <w:rPr>
          <w:rFonts w:ascii="Times New Roman" w:hAnsi="Times New Roman" w:eastAsia="Times New Roman" w:cs="Times New Roman"/>
          <w:color w:val="000000"/>
          <w:sz w:val="24"/>
          <w:szCs w:val="24"/>
        </w:rPr>
        <w:t>menyimpan</w:t>
      </w:r>
      <w:proofErr w:type="spellEnd"/>
      <w:r w:rsidR="005F7FFC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5F7FFC">
        <w:rPr>
          <w:rFonts w:ascii="Times New Roman" w:hAnsi="Times New Roman" w:eastAsia="Times New Roman" w:cs="Times New Roman"/>
          <w:color w:val="000000"/>
          <w:sz w:val="24"/>
          <w:szCs w:val="24"/>
        </w:rPr>
        <w:t>produk</w:t>
      </w:r>
      <w:proofErr w:type="spellEnd"/>
      <w:r w:rsidR="005F7FFC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512532">
        <w:rPr>
          <w:rFonts w:ascii="Times New Roman" w:hAnsi="Times New Roman" w:eastAsia="Times New Roman" w:cs="Times New Roman"/>
          <w:color w:val="000000"/>
          <w:sz w:val="24"/>
          <w:szCs w:val="24"/>
        </w:rPr>
        <w:t>mereka</w:t>
      </w:r>
      <w:proofErr w:type="spellEnd"/>
      <w:r w:rsidR="00512532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512532">
        <w:rPr>
          <w:rFonts w:ascii="Times New Roman" w:hAnsi="Times New Roman" w:eastAsia="Times New Roman" w:cs="Times New Roman"/>
          <w:color w:val="000000"/>
          <w:sz w:val="24"/>
          <w:szCs w:val="24"/>
        </w:rPr>
        <w:t>sebelum</w:t>
      </w:r>
      <w:proofErr w:type="spellEnd"/>
      <w:r w:rsidR="00512532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512532">
        <w:rPr>
          <w:rFonts w:ascii="Times New Roman" w:hAnsi="Times New Roman" w:eastAsia="Times New Roman" w:cs="Times New Roman"/>
          <w:color w:val="000000"/>
          <w:sz w:val="24"/>
          <w:szCs w:val="24"/>
        </w:rPr>
        <w:t>melakukan</w:t>
      </w:r>
      <w:proofErr w:type="spellEnd"/>
      <w:r w:rsidR="00512532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checkout </w:t>
      </w:r>
      <w:proofErr w:type="spellStart"/>
      <w:r w:rsidR="00512532">
        <w:rPr>
          <w:rFonts w:ascii="Times New Roman" w:hAnsi="Times New Roman" w:eastAsia="Times New Roman" w:cs="Times New Roman"/>
          <w:color w:val="000000"/>
          <w:sz w:val="24"/>
          <w:szCs w:val="24"/>
        </w:rPr>
        <w:t>transaksi</w:t>
      </w:r>
      <w:proofErr w:type="spellEnd"/>
      <w:r w:rsidR="007277A2">
        <w:rPr>
          <w:rFonts w:ascii="Times New Roman" w:hAnsi="Times New Roman" w:eastAsia="Times New Roman" w:cs="Times New Roman"/>
          <w:color w:val="000000"/>
          <w:sz w:val="24"/>
          <w:szCs w:val="24"/>
        </w:rPr>
        <w:t>.</w:t>
      </w:r>
      <w:r w:rsidR="00933AD3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Dalam </w:t>
      </w:r>
      <w:proofErr w:type="spellStart"/>
      <w:r w:rsidR="00933AD3">
        <w:rPr>
          <w:rFonts w:ascii="Times New Roman" w:hAnsi="Times New Roman" w:eastAsia="Times New Roman" w:cs="Times New Roman"/>
          <w:color w:val="000000"/>
          <w:sz w:val="24"/>
          <w:szCs w:val="24"/>
        </w:rPr>
        <w:t>fitur</w:t>
      </w:r>
      <w:proofErr w:type="spellEnd"/>
      <w:r w:rsidR="00933AD3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933AD3">
        <w:rPr>
          <w:rFonts w:ascii="Times New Roman" w:hAnsi="Times New Roman" w:eastAsia="Times New Roman" w:cs="Times New Roman"/>
          <w:color w:val="000000"/>
          <w:sz w:val="24"/>
          <w:szCs w:val="24"/>
        </w:rPr>
        <w:t>ini</w:t>
      </w:r>
      <w:proofErr w:type="spellEnd"/>
      <w:r w:rsidR="00933AD3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juga </w:t>
      </w:r>
      <w:proofErr w:type="spellStart"/>
      <w:r w:rsidR="00933AD3">
        <w:rPr>
          <w:rFonts w:ascii="Times New Roman" w:hAnsi="Times New Roman" w:eastAsia="Times New Roman" w:cs="Times New Roman"/>
          <w:color w:val="000000"/>
          <w:sz w:val="24"/>
          <w:szCs w:val="24"/>
        </w:rPr>
        <w:t>pengguna</w:t>
      </w:r>
      <w:proofErr w:type="spellEnd"/>
      <w:r w:rsidR="00933AD3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933AD3">
        <w:rPr>
          <w:rFonts w:ascii="Times New Roman" w:hAnsi="Times New Roman" w:eastAsia="Times New Roman" w:cs="Times New Roman"/>
          <w:color w:val="000000"/>
          <w:sz w:val="24"/>
          <w:szCs w:val="24"/>
        </w:rPr>
        <w:t>dapat</w:t>
      </w:r>
      <w:proofErr w:type="spellEnd"/>
      <w:r w:rsidR="00933AD3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933AD3">
        <w:rPr>
          <w:rFonts w:ascii="Times New Roman" w:hAnsi="Times New Roman" w:eastAsia="Times New Roman" w:cs="Times New Roman"/>
          <w:color w:val="000000"/>
          <w:sz w:val="24"/>
          <w:szCs w:val="24"/>
        </w:rPr>
        <w:t>memilih</w:t>
      </w:r>
      <w:proofErr w:type="spellEnd"/>
      <w:r w:rsidR="00933AD3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supermarket mana yang </w:t>
      </w:r>
      <w:proofErr w:type="spellStart"/>
      <w:r w:rsidR="00933AD3">
        <w:rPr>
          <w:rFonts w:ascii="Times New Roman" w:hAnsi="Times New Roman" w:eastAsia="Times New Roman" w:cs="Times New Roman"/>
          <w:color w:val="000000"/>
          <w:sz w:val="24"/>
          <w:szCs w:val="24"/>
        </w:rPr>
        <w:t>ingin</w:t>
      </w:r>
      <w:proofErr w:type="spellEnd"/>
      <w:r w:rsidR="00933AD3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933AD3">
        <w:rPr>
          <w:rFonts w:ascii="Times New Roman" w:hAnsi="Times New Roman" w:eastAsia="Times New Roman" w:cs="Times New Roman"/>
          <w:color w:val="000000"/>
          <w:sz w:val="24"/>
          <w:szCs w:val="24"/>
        </w:rPr>
        <w:t>mereka</w:t>
      </w:r>
      <w:proofErr w:type="spellEnd"/>
      <w:r w:rsidR="00933AD3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29799B">
        <w:rPr>
          <w:rFonts w:ascii="Times New Roman" w:hAnsi="Times New Roman" w:eastAsia="Times New Roman" w:cs="Times New Roman"/>
          <w:color w:val="000000"/>
          <w:sz w:val="24"/>
          <w:szCs w:val="24"/>
        </w:rPr>
        <w:t>tuju</w:t>
      </w:r>
      <w:proofErr w:type="spellEnd"/>
      <w:r w:rsidR="0029799B">
        <w:rPr>
          <w:rFonts w:ascii="Times New Roman" w:hAnsi="Times New Roman" w:eastAsia="Times New Roman" w:cs="Times New Roman"/>
          <w:color w:val="000000"/>
          <w:sz w:val="24"/>
          <w:szCs w:val="24"/>
        </w:rPr>
        <w:t>.</w:t>
      </w:r>
    </w:p>
    <w:p w:rsidR="007277A2" w:rsidP="00CC4CB5" w:rsidRDefault="007277A2" w14:paraId="665DABAF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7277A2" w:rsidP="00CC4CB5" w:rsidRDefault="007277A2" w14:paraId="62049181" w14:textId="521E9BC2">
      <w:pPr>
        <w:pStyle w:val="ListParagraph"/>
        <w:numPr>
          <w:ilvl w:val="3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Transaksi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</w:p>
    <w:p w:rsidR="007277A2" w:rsidP="00CC4CB5" w:rsidRDefault="000E0AB8" w14:paraId="6D9DF862" w14:textId="11DC6A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Melalui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fitur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pengguna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dapat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melakukan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B84C7F">
        <w:rPr>
          <w:rFonts w:ascii="Times New Roman" w:hAnsi="Times New Roman" w:eastAsia="Times New Roman" w:cs="Times New Roman"/>
          <w:color w:val="000000"/>
          <w:sz w:val="24"/>
          <w:szCs w:val="24"/>
        </w:rPr>
        <w:t>transkasi</w:t>
      </w:r>
      <w:proofErr w:type="spellEnd"/>
      <w:r w:rsidR="00B84C7F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B84C7F">
        <w:rPr>
          <w:rFonts w:ascii="Times New Roman" w:hAnsi="Times New Roman" w:eastAsia="Times New Roman" w:cs="Times New Roman"/>
          <w:color w:val="000000"/>
          <w:sz w:val="24"/>
          <w:szCs w:val="24"/>
        </w:rPr>
        <w:t>pembelian</w:t>
      </w:r>
      <w:proofErr w:type="spellEnd"/>
      <w:r w:rsidR="007B3E4B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7B3E4B">
        <w:rPr>
          <w:rFonts w:ascii="Times New Roman" w:hAnsi="Times New Roman" w:eastAsia="Times New Roman" w:cs="Times New Roman"/>
          <w:color w:val="000000"/>
          <w:sz w:val="24"/>
          <w:szCs w:val="24"/>
        </w:rPr>
        <w:t>produk</w:t>
      </w:r>
      <w:proofErr w:type="spellEnd"/>
      <w:r w:rsidR="007B3E4B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supermarket yang </w:t>
      </w:r>
      <w:proofErr w:type="spellStart"/>
      <w:r w:rsidR="007B3E4B">
        <w:rPr>
          <w:rFonts w:ascii="Times New Roman" w:hAnsi="Times New Roman" w:eastAsia="Times New Roman" w:cs="Times New Roman"/>
          <w:color w:val="000000"/>
          <w:sz w:val="24"/>
          <w:szCs w:val="24"/>
        </w:rPr>
        <w:t>sudah</w:t>
      </w:r>
      <w:proofErr w:type="spellEnd"/>
      <w:r w:rsidR="007B3E4B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7B3E4B">
        <w:rPr>
          <w:rFonts w:ascii="Times New Roman" w:hAnsi="Times New Roman" w:eastAsia="Times New Roman" w:cs="Times New Roman"/>
          <w:color w:val="000000"/>
          <w:sz w:val="24"/>
          <w:szCs w:val="24"/>
        </w:rPr>
        <w:t>disimpan</w:t>
      </w:r>
      <w:proofErr w:type="spellEnd"/>
      <w:r w:rsidR="007B3E4B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di </w:t>
      </w:r>
      <w:proofErr w:type="spellStart"/>
      <w:r w:rsidR="007B3E4B">
        <w:rPr>
          <w:rFonts w:ascii="Times New Roman" w:hAnsi="Times New Roman" w:eastAsia="Times New Roman" w:cs="Times New Roman"/>
          <w:color w:val="000000"/>
          <w:sz w:val="24"/>
          <w:szCs w:val="24"/>
        </w:rPr>
        <w:t>keranjang</w:t>
      </w:r>
      <w:proofErr w:type="spellEnd"/>
      <w:r w:rsidR="007B3E4B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7B3E4B">
        <w:rPr>
          <w:rFonts w:ascii="Times New Roman" w:hAnsi="Times New Roman" w:eastAsia="Times New Roman" w:cs="Times New Roman"/>
          <w:color w:val="000000"/>
          <w:sz w:val="24"/>
          <w:szCs w:val="24"/>
        </w:rPr>
        <w:t>sebelumnya</w:t>
      </w:r>
      <w:proofErr w:type="spellEnd"/>
      <w:r w:rsidR="007B3E4B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. </w:t>
      </w:r>
      <w:r w:rsidR="00B0445A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Di </w:t>
      </w:r>
      <w:proofErr w:type="spellStart"/>
      <w:r w:rsidR="00B0445A">
        <w:rPr>
          <w:rFonts w:ascii="Times New Roman" w:hAnsi="Times New Roman" w:eastAsia="Times New Roman" w:cs="Times New Roman"/>
          <w:color w:val="000000"/>
          <w:sz w:val="24"/>
          <w:szCs w:val="24"/>
        </w:rPr>
        <w:t>sini</w:t>
      </w:r>
      <w:proofErr w:type="spellEnd"/>
      <w:r w:rsidR="00B0445A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B0445A">
        <w:rPr>
          <w:rFonts w:ascii="Times New Roman" w:hAnsi="Times New Roman" w:eastAsia="Times New Roman" w:cs="Times New Roman"/>
          <w:color w:val="000000"/>
          <w:sz w:val="24"/>
          <w:szCs w:val="24"/>
        </w:rPr>
        <w:t>pengguna</w:t>
      </w:r>
      <w:proofErr w:type="spellEnd"/>
      <w:r w:rsidR="00B0445A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B0445A">
        <w:rPr>
          <w:rFonts w:ascii="Times New Roman" w:hAnsi="Times New Roman" w:eastAsia="Times New Roman" w:cs="Times New Roman"/>
          <w:color w:val="000000"/>
          <w:sz w:val="24"/>
          <w:szCs w:val="24"/>
        </w:rPr>
        <w:t>dapat</w:t>
      </w:r>
      <w:proofErr w:type="spellEnd"/>
      <w:r w:rsidR="00B0445A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901A4F">
        <w:rPr>
          <w:rFonts w:ascii="Times New Roman" w:hAnsi="Times New Roman" w:eastAsia="Times New Roman" w:cs="Times New Roman"/>
          <w:color w:val="000000"/>
          <w:sz w:val="24"/>
          <w:szCs w:val="24"/>
        </w:rPr>
        <w:t>melakukan</w:t>
      </w:r>
      <w:proofErr w:type="spellEnd"/>
      <w:r w:rsidR="00901A4F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901A4F">
        <w:rPr>
          <w:rFonts w:ascii="Times New Roman" w:hAnsi="Times New Roman" w:eastAsia="Times New Roman" w:cs="Times New Roman"/>
          <w:color w:val="000000"/>
          <w:sz w:val="24"/>
          <w:szCs w:val="24"/>
        </w:rPr>
        <w:t>pemb</w:t>
      </w:r>
      <w:r w:rsidR="00224455">
        <w:rPr>
          <w:rFonts w:ascii="Times New Roman" w:hAnsi="Times New Roman" w:eastAsia="Times New Roman" w:cs="Times New Roman"/>
          <w:color w:val="000000"/>
          <w:sz w:val="24"/>
          <w:szCs w:val="24"/>
        </w:rPr>
        <w:t>a</w:t>
      </w:r>
      <w:r w:rsidR="00901A4F">
        <w:rPr>
          <w:rFonts w:ascii="Times New Roman" w:hAnsi="Times New Roman" w:eastAsia="Times New Roman" w:cs="Times New Roman"/>
          <w:color w:val="000000"/>
          <w:sz w:val="24"/>
          <w:szCs w:val="24"/>
        </w:rPr>
        <w:t>yaran</w:t>
      </w:r>
      <w:proofErr w:type="spellEnd"/>
      <w:r w:rsidR="00901A4F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dan </w:t>
      </w:r>
      <w:proofErr w:type="spellStart"/>
      <w:r w:rsidR="001461CE">
        <w:rPr>
          <w:rFonts w:ascii="Times New Roman" w:hAnsi="Times New Roman" w:eastAsia="Times New Roman" w:cs="Times New Roman"/>
          <w:color w:val="000000"/>
          <w:sz w:val="24"/>
          <w:szCs w:val="24"/>
        </w:rPr>
        <w:t>memilih</w:t>
      </w:r>
      <w:proofErr w:type="spellEnd"/>
      <w:r w:rsidR="001461CE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0E7146">
        <w:rPr>
          <w:rFonts w:ascii="Times New Roman" w:hAnsi="Times New Roman" w:eastAsia="Times New Roman" w:cs="Times New Roman"/>
          <w:color w:val="000000"/>
          <w:sz w:val="24"/>
          <w:szCs w:val="24"/>
        </w:rPr>
        <w:t>jadwal</w:t>
      </w:r>
      <w:proofErr w:type="spellEnd"/>
      <w:r w:rsidR="000E714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0E7146">
        <w:rPr>
          <w:rFonts w:ascii="Times New Roman" w:hAnsi="Times New Roman" w:eastAsia="Times New Roman" w:cs="Times New Roman"/>
          <w:color w:val="000000"/>
          <w:sz w:val="24"/>
          <w:szCs w:val="24"/>
        </w:rPr>
        <w:t>untuk</w:t>
      </w:r>
      <w:proofErr w:type="spellEnd"/>
      <w:r w:rsidR="000E714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0E7146">
        <w:rPr>
          <w:rFonts w:ascii="Times New Roman" w:hAnsi="Times New Roman" w:eastAsia="Times New Roman" w:cs="Times New Roman"/>
          <w:color w:val="000000"/>
          <w:sz w:val="24"/>
          <w:szCs w:val="24"/>
        </w:rPr>
        <w:t>melakukan</w:t>
      </w:r>
      <w:proofErr w:type="spellEnd"/>
      <w:r w:rsidR="000E714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pick-up </w:t>
      </w:r>
      <w:proofErr w:type="spellStart"/>
      <w:r w:rsidR="000E7146">
        <w:rPr>
          <w:rFonts w:ascii="Times New Roman" w:hAnsi="Times New Roman" w:eastAsia="Times New Roman" w:cs="Times New Roman"/>
          <w:color w:val="000000"/>
          <w:sz w:val="24"/>
          <w:szCs w:val="24"/>
        </w:rPr>
        <w:t>barang</w:t>
      </w:r>
      <w:proofErr w:type="spellEnd"/>
      <w:r w:rsidR="000E714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di supermarket</w:t>
      </w:r>
      <w:r w:rsidR="00901A4F">
        <w:rPr>
          <w:rFonts w:ascii="Times New Roman" w:hAnsi="Times New Roman" w:eastAsia="Times New Roman" w:cs="Times New Roman"/>
          <w:color w:val="000000"/>
          <w:sz w:val="24"/>
          <w:szCs w:val="24"/>
        </w:rPr>
        <w:t>.</w:t>
      </w:r>
    </w:p>
    <w:p w:rsidR="00901A4F" w:rsidP="00CC4CB5" w:rsidRDefault="00901A4F" w14:paraId="32FE16C9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901A4F" w:rsidP="00CC4CB5" w:rsidRDefault="00ED67F8" w14:paraId="641ACA4F" w14:textId="00FD092A">
      <w:pPr>
        <w:pStyle w:val="ListParagraph"/>
        <w:numPr>
          <w:ilvl w:val="3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Inventory</w:t>
      </w:r>
    </w:p>
    <w:p w:rsidR="00ED67F8" w:rsidP="00CC4CB5" w:rsidRDefault="00A117FA" w14:paraId="0FAFB980" w14:textId="51801CF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Pengguna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dapat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menyimpan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produk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mereka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sudah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beli</w:t>
      </w:r>
      <w:proofErr w:type="spellEnd"/>
      <w:r w:rsidR="0031411B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31411B">
        <w:rPr>
          <w:rFonts w:ascii="Times New Roman" w:hAnsi="Times New Roman" w:eastAsia="Times New Roman" w:cs="Times New Roman"/>
          <w:color w:val="000000"/>
          <w:sz w:val="24"/>
          <w:szCs w:val="24"/>
        </w:rPr>
        <w:t>baik</w:t>
      </w:r>
      <w:proofErr w:type="spellEnd"/>
      <w:r w:rsidR="0031411B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31411B">
        <w:rPr>
          <w:rFonts w:ascii="Times New Roman" w:hAnsi="Times New Roman" w:eastAsia="Times New Roman" w:cs="Times New Roman"/>
          <w:color w:val="000000"/>
          <w:sz w:val="24"/>
          <w:szCs w:val="24"/>
        </w:rPr>
        <w:t>itu</w:t>
      </w:r>
      <w:proofErr w:type="spellEnd"/>
      <w:r w:rsidR="0031411B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31411B">
        <w:rPr>
          <w:rFonts w:ascii="Times New Roman" w:hAnsi="Times New Roman" w:eastAsia="Times New Roman" w:cs="Times New Roman"/>
          <w:color w:val="000000"/>
          <w:sz w:val="24"/>
          <w:szCs w:val="24"/>
        </w:rPr>
        <w:t>produk</w:t>
      </w:r>
      <w:proofErr w:type="spellEnd"/>
      <w:r w:rsidR="0031411B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31411B">
        <w:rPr>
          <w:rFonts w:ascii="Times New Roman" w:hAnsi="Times New Roman" w:eastAsia="Times New Roman" w:cs="Times New Roman"/>
          <w:color w:val="000000"/>
          <w:sz w:val="24"/>
          <w:szCs w:val="24"/>
        </w:rPr>
        <w:t>dari</w:t>
      </w:r>
      <w:proofErr w:type="spellEnd"/>
      <w:r w:rsidR="0031411B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supermarket </w:t>
      </w:r>
      <w:proofErr w:type="spellStart"/>
      <w:r w:rsidR="0031411B">
        <w:rPr>
          <w:rFonts w:ascii="Times New Roman" w:hAnsi="Times New Roman" w:eastAsia="Times New Roman" w:cs="Times New Roman"/>
          <w:color w:val="000000"/>
          <w:sz w:val="24"/>
          <w:szCs w:val="24"/>
        </w:rPr>
        <w:t>maupun</w:t>
      </w:r>
      <w:proofErr w:type="spellEnd"/>
      <w:r w:rsidR="0031411B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31411B">
        <w:rPr>
          <w:rFonts w:ascii="Times New Roman" w:hAnsi="Times New Roman" w:eastAsia="Times New Roman" w:cs="Times New Roman"/>
          <w:color w:val="000000"/>
          <w:sz w:val="24"/>
          <w:szCs w:val="24"/>
        </w:rPr>
        <w:t>produk</w:t>
      </w:r>
      <w:proofErr w:type="spellEnd"/>
      <w:r w:rsidR="0031411B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yang </w:t>
      </w:r>
      <w:proofErr w:type="spellStart"/>
      <w:r w:rsidR="0031411B">
        <w:rPr>
          <w:rFonts w:ascii="Times New Roman" w:hAnsi="Times New Roman" w:eastAsia="Times New Roman" w:cs="Times New Roman"/>
          <w:color w:val="000000"/>
          <w:sz w:val="24"/>
          <w:szCs w:val="24"/>
        </w:rPr>
        <w:t>mereka</w:t>
      </w:r>
      <w:proofErr w:type="spellEnd"/>
      <w:r w:rsidR="0031411B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31411B">
        <w:rPr>
          <w:rFonts w:ascii="Times New Roman" w:hAnsi="Times New Roman" w:eastAsia="Times New Roman" w:cs="Times New Roman"/>
          <w:color w:val="000000"/>
          <w:sz w:val="24"/>
          <w:szCs w:val="24"/>
        </w:rPr>
        <w:t>beli</w:t>
      </w:r>
      <w:proofErr w:type="spellEnd"/>
      <w:r w:rsidR="0031411B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di </w:t>
      </w:r>
      <w:proofErr w:type="spellStart"/>
      <w:r w:rsidR="0031411B">
        <w:rPr>
          <w:rFonts w:ascii="Times New Roman" w:hAnsi="Times New Roman" w:eastAsia="Times New Roman" w:cs="Times New Roman"/>
          <w:color w:val="000000"/>
          <w:sz w:val="24"/>
          <w:szCs w:val="24"/>
        </w:rPr>
        <w:t>luar</w:t>
      </w:r>
      <w:proofErr w:type="spellEnd"/>
      <w:r w:rsidR="0031411B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supermarket. </w:t>
      </w:r>
      <w:proofErr w:type="spellStart"/>
      <w:r w:rsidR="0031411B">
        <w:rPr>
          <w:rFonts w:ascii="Times New Roman" w:hAnsi="Times New Roman" w:eastAsia="Times New Roman" w:cs="Times New Roman"/>
          <w:color w:val="000000"/>
          <w:sz w:val="24"/>
          <w:szCs w:val="24"/>
        </w:rPr>
        <w:t>Produk</w:t>
      </w:r>
      <w:proofErr w:type="spellEnd"/>
      <w:r w:rsidR="0031411B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supermarket yang </w:t>
      </w:r>
      <w:proofErr w:type="spellStart"/>
      <w:r w:rsidR="0031411B">
        <w:rPr>
          <w:rFonts w:ascii="Times New Roman" w:hAnsi="Times New Roman" w:eastAsia="Times New Roman" w:cs="Times New Roman"/>
          <w:color w:val="000000"/>
          <w:sz w:val="24"/>
          <w:szCs w:val="24"/>
        </w:rPr>
        <w:t>pengguna</w:t>
      </w:r>
      <w:proofErr w:type="spellEnd"/>
      <w:r w:rsidR="0031411B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31411B">
        <w:rPr>
          <w:rFonts w:ascii="Times New Roman" w:hAnsi="Times New Roman" w:eastAsia="Times New Roman" w:cs="Times New Roman"/>
          <w:color w:val="000000"/>
          <w:sz w:val="24"/>
          <w:szCs w:val="24"/>
        </w:rPr>
        <w:t>sudah</w:t>
      </w:r>
      <w:proofErr w:type="spellEnd"/>
      <w:r w:rsidR="0031411B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31411B">
        <w:rPr>
          <w:rFonts w:ascii="Times New Roman" w:hAnsi="Times New Roman" w:eastAsia="Times New Roman" w:cs="Times New Roman"/>
          <w:color w:val="000000"/>
          <w:sz w:val="24"/>
          <w:szCs w:val="24"/>
        </w:rPr>
        <w:t>beli</w:t>
      </w:r>
      <w:proofErr w:type="spellEnd"/>
      <w:r w:rsidR="0031411B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31411B">
        <w:rPr>
          <w:rFonts w:ascii="Times New Roman" w:hAnsi="Times New Roman" w:eastAsia="Times New Roman" w:cs="Times New Roman"/>
          <w:color w:val="000000"/>
          <w:sz w:val="24"/>
          <w:szCs w:val="24"/>
        </w:rPr>
        <w:t>akan</w:t>
      </w:r>
      <w:proofErr w:type="spellEnd"/>
      <w:r w:rsidR="0031411B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31411B">
        <w:rPr>
          <w:rFonts w:ascii="Times New Roman" w:hAnsi="Times New Roman" w:eastAsia="Times New Roman" w:cs="Times New Roman"/>
          <w:color w:val="000000"/>
          <w:sz w:val="24"/>
          <w:szCs w:val="24"/>
        </w:rPr>
        <w:t>otomatis</w:t>
      </w:r>
      <w:proofErr w:type="spellEnd"/>
      <w:r w:rsidR="0031411B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9348DF">
        <w:rPr>
          <w:rFonts w:ascii="Times New Roman" w:hAnsi="Times New Roman" w:eastAsia="Times New Roman" w:cs="Times New Roman"/>
          <w:color w:val="000000"/>
          <w:sz w:val="24"/>
          <w:szCs w:val="24"/>
        </w:rPr>
        <w:t>masuk</w:t>
      </w:r>
      <w:proofErr w:type="spellEnd"/>
      <w:r w:rsidR="009348DF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9348DF">
        <w:rPr>
          <w:rFonts w:ascii="Times New Roman" w:hAnsi="Times New Roman" w:eastAsia="Times New Roman" w:cs="Times New Roman"/>
          <w:color w:val="000000"/>
          <w:sz w:val="24"/>
          <w:szCs w:val="24"/>
        </w:rPr>
        <w:t>ke</w:t>
      </w:r>
      <w:proofErr w:type="spellEnd"/>
      <w:r w:rsidR="009348DF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9348DF">
        <w:rPr>
          <w:rFonts w:ascii="Times New Roman" w:hAnsi="Times New Roman" w:eastAsia="Times New Roman" w:cs="Times New Roman"/>
          <w:color w:val="000000"/>
          <w:sz w:val="24"/>
          <w:szCs w:val="24"/>
        </w:rPr>
        <w:t>dalam</w:t>
      </w:r>
      <w:proofErr w:type="spellEnd"/>
      <w:r w:rsidR="009348DF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inventory</w:t>
      </w:r>
      <w:r w:rsidR="00166AED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166AED">
        <w:rPr>
          <w:rFonts w:ascii="Times New Roman" w:hAnsi="Times New Roman" w:eastAsia="Times New Roman" w:cs="Times New Roman"/>
          <w:color w:val="000000"/>
          <w:sz w:val="24"/>
          <w:szCs w:val="24"/>
        </w:rPr>
        <w:t>beserta</w:t>
      </w:r>
      <w:proofErr w:type="spellEnd"/>
      <w:r w:rsidR="006F74C1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6F74C1">
        <w:rPr>
          <w:rFonts w:ascii="Times New Roman" w:hAnsi="Times New Roman" w:eastAsia="Times New Roman" w:cs="Times New Roman"/>
          <w:color w:val="000000"/>
          <w:sz w:val="24"/>
          <w:szCs w:val="24"/>
        </w:rPr>
        <w:t>keterangan</w:t>
      </w:r>
      <w:proofErr w:type="spellEnd"/>
      <w:r w:rsidR="00166AED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166AED">
        <w:rPr>
          <w:rFonts w:ascii="Times New Roman" w:hAnsi="Times New Roman" w:eastAsia="Times New Roman" w:cs="Times New Roman"/>
          <w:color w:val="000000"/>
          <w:sz w:val="24"/>
          <w:szCs w:val="24"/>
        </w:rPr>
        <w:t>tanggal</w:t>
      </w:r>
      <w:proofErr w:type="spellEnd"/>
      <w:r w:rsidR="00166AED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166AED">
        <w:rPr>
          <w:rFonts w:ascii="Times New Roman" w:hAnsi="Times New Roman" w:eastAsia="Times New Roman" w:cs="Times New Roman"/>
          <w:color w:val="000000"/>
          <w:sz w:val="24"/>
          <w:szCs w:val="24"/>
        </w:rPr>
        <w:t>kedaluwarsa</w:t>
      </w:r>
      <w:proofErr w:type="spellEnd"/>
      <w:r w:rsidR="00166AED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166AED">
        <w:rPr>
          <w:rFonts w:ascii="Times New Roman" w:hAnsi="Times New Roman" w:eastAsia="Times New Roman" w:cs="Times New Roman"/>
          <w:color w:val="000000"/>
          <w:sz w:val="24"/>
          <w:szCs w:val="24"/>
        </w:rPr>
        <w:t>produk</w:t>
      </w:r>
      <w:proofErr w:type="spellEnd"/>
      <w:r w:rsidR="00166AED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. </w:t>
      </w:r>
      <w:proofErr w:type="spellStart"/>
      <w:r w:rsidR="00204415">
        <w:rPr>
          <w:rFonts w:ascii="Times New Roman" w:hAnsi="Times New Roman" w:eastAsia="Times New Roman" w:cs="Times New Roman"/>
          <w:color w:val="000000"/>
          <w:sz w:val="24"/>
          <w:szCs w:val="24"/>
        </w:rPr>
        <w:t>Sedangkan</w:t>
      </w:r>
      <w:proofErr w:type="spellEnd"/>
      <w:r w:rsidR="00204415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204415">
        <w:rPr>
          <w:rFonts w:ascii="Times New Roman" w:hAnsi="Times New Roman" w:eastAsia="Times New Roman" w:cs="Times New Roman"/>
          <w:color w:val="000000"/>
          <w:sz w:val="24"/>
          <w:szCs w:val="24"/>
        </w:rPr>
        <w:t>untuk</w:t>
      </w:r>
      <w:proofErr w:type="spellEnd"/>
      <w:r w:rsidR="00204415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204415">
        <w:rPr>
          <w:rFonts w:ascii="Times New Roman" w:hAnsi="Times New Roman" w:eastAsia="Times New Roman" w:cs="Times New Roman"/>
          <w:color w:val="000000"/>
          <w:sz w:val="24"/>
          <w:szCs w:val="24"/>
        </w:rPr>
        <w:t>produk</w:t>
      </w:r>
      <w:proofErr w:type="spellEnd"/>
      <w:r w:rsidR="00204415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di </w:t>
      </w:r>
      <w:proofErr w:type="spellStart"/>
      <w:r w:rsidR="00204415">
        <w:rPr>
          <w:rFonts w:ascii="Times New Roman" w:hAnsi="Times New Roman" w:eastAsia="Times New Roman" w:cs="Times New Roman"/>
          <w:color w:val="000000"/>
          <w:sz w:val="24"/>
          <w:szCs w:val="24"/>
        </w:rPr>
        <w:t>luar</w:t>
      </w:r>
      <w:proofErr w:type="spellEnd"/>
      <w:r w:rsidR="00204415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204415">
        <w:rPr>
          <w:rFonts w:ascii="Times New Roman" w:hAnsi="Times New Roman" w:eastAsia="Times New Roman" w:cs="Times New Roman"/>
          <w:color w:val="000000"/>
          <w:sz w:val="24"/>
          <w:szCs w:val="24"/>
        </w:rPr>
        <w:t>supermaket</w:t>
      </w:r>
      <w:proofErr w:type="spellEnd"/>
      <w:r w:rsidR="00204415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proofErr w:type="spellStart"/>
      <w:r w:rsidR="00204415">
        <w:rPr>
          <w:rFonts w:ascii="Times New Roman" w:hAnsi="Times New Roman" w:eastAsia="Times New Roman" w:cs="Times New Roman"/>
          <w:color w:val="000000"/>
          <w:sz w:val="24"/>
          <w:szCs w:val="24"/>
        </w:rPr>
        <w:t>pengguna</w:t>
      </w:r>
      <w:proofErr w:type="spellEnd"/>
      <w:r w:rsidR="00204415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204415">
        <w:rPr>
          <w:rFonts w:ascii="Times New Roman" w:hAnsi="Times New Roman" w:eastAsia="Times New Roman" w:cs="Times New Roman"/>
          <w:color w:val="000000"/>
          <w:sz w:val="24"/>
          <w:szCs w:val="24"/>
        </w:rPr>
        <w:t>dapat</w:t>
      </w:r>
      <w:proofErr w:type="spellEnd"/>
      <w:r w:rsidR="00204415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204415">
        <w:rPr>
          <w:rFonts w:ascii="Times New Roman" w:hAnsi="Times New Roman" w:eastAsia="Times New Roman" w:cs="Times New Roman"/>
          <w:color w:val="000000"/>
          <w:sz w:val="24"/>
          <w:szCs w:val="24"/>
        </w:rPr>
        <w:t>menambahkannya</w:t>
      </w:r>
      <w:proofErr w:type="spellEnd"/>
      <w:r w:rsidR="00204415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204415">
        <w:rPr>
          <w:rFonts w:ascii="Times New Roman" w:hAnsi="Times New Roman" w:eastAsia="Times New Roman" w:cs="Times New Roman"/>
          <w:color w:val="000000"/>
          <w:sz w:val="24"/>
          <w:szCs w:val="24"/>
        </w:rPr>
        <w:t>secara</w:t>
      </w:r>
      <w:proofErr w:type="spellEnd"/>
      <w:r w:rsidR="00204415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204415">
        <w:rPr>
          <w:rFonts w:ascii="Times New Roman" w:hAnsi="Times New Roman" w:eastAsia="Times New Roman" w:cs="Times New Roman"/>
          <w:color w:val="000000"/>
          <w:sz w:val="24"/>
          <w:szCs w:val="24"/>
        </w:rPr>
        <w:t>mandiri</w:t>
      </w:r>
      <w:proofErr w:type="spellEnd"/>
      <w:r w:rsidR="00204415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CB1A71">
        <w:rPr>
          <w:rFonts w:ascii="Times New Roman" w:hAnsi="Times New Roman" w:eastAsia="Times New Roman" w:cs="Times New Roman"/>
          <w:color w:val="000000"/>
          <w:sz w:val="24"/>
          <w:szCs w:val="24"/>
        </w:rPr>
        <w:t>ke</w:t>
      </w:r>
      <w:proofErr w:type="spellEnd"/>
      <w:r w:rsidR="00CB1A71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CB1A71">
        <w:rPr>
          <w:rFonts w:ascii="Times New Roman" w:hAnsi="Times New Roman" w:eastAsia="Times New Roman" w:cs="Times New Roman"/>
          <w:color w:val="000000"/>
          <w:sz w:val="24"/>
          <w:szCs w:val="24"/>
        </w:rPr>
        <w:t>dalam</w:t>
      </w:r>
      <w:proofErr w:type="spellEnd"/>
      <w:r w:rsidR="00CB1A71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CB1A71">
        <w:rPr>
          <w:rFonts w:ascii="Times New Roman" w:hAnsi="Times New Roman" w:eastAsia="Times New Roman" w:cs="Times New Roman"/>
          <w:color w:val="000000"/>
          <w:sz w:val="24"/>
          <w:szCs w:val="24"/>
        </w:rPr>
        <w:t>fitur</w:t>
      </w:r>
      <w:proofErr w:type="spellEnd"/>
      <w:r w:rsidR="00CB1A71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inventory</w:t>
      </w:r>
      <w:r w:rsidR="00B37779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. Selain </w:t>
      </w:r>
      <w:proofErr w:type="spellStart"/>
      <w:r w:rsidR="00B37779">
        <w:rPr>
          <w:rFonts w:ascii="Times New Roman" w:hAnsi="Times New Roman" w:eastAsia="Times New Roman" w:cs="Times New Roman"/>
          <w:color w:val="000000"/>
          <w:sz w:val="24"/>
          <w:szCs w:val="24"/>
        </w:rPr>
        <w:t>menambahkan</w:t>
      </w:r>
      <w:proofErr w:type="spellEnd"/>
      <w:r w:rsidR="00B37779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B37779">
        <w:rPr>
          <w:rFonts w:ascii="Times New Roman" w:hAnsi="Times New Roman" w:eastAsia="Times New Roman" w:cs="Times New Roman"/>
          <w:color w:val="000000"/>
          <w:sz w:val="24"/>
          <w:szCs w:val="24"/>
        </w:rPr>
        <w:t>produk</w:t>
      </w:r>
      <w:proofErr w:type="spellEnd"/>
      <w:r w:rsidR="00B37779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proofErr w:type="spellStart"/>
      <w:r w:rsidR="00B37779">
        <w:rPr>
          <w:rFonts w:ascii="Times New Roman" w:hAnsi="Times New Roman" w:eastAsia="Times New Roman" w:cs="Times New Roman"/>
          <w:color w:val="000000"/>
          <w:sz w:val="24"/>
          <w:szCs w:val="24"/>
        </w:rPr>
        <w:t>pengguna</w:t>
      </w:r>
      <w:proofErr w:type="spellEnd"/>
      <w:r w:rsidR="00B37779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juga </w:t>
      </w:r>
      <w:proofErr w:type="spellStart"/>
      <w:r w:rsidR="00B37779">
        <w:rPr>
          <w:rFonts w:ascii="Times New Roman" w:hAnsi="Times New Roman" w:eastAsia="Times New Roman" w:cs="Times New Roman"/>
          <w:color w:val="000000"/>
          <w:sz w:val="24"/>
          <w:szCs w:val="24"/>
        </w:rPr>
        <w:t>dapat</w:t>
      </w:r>
      <w:proofErr w:type="spellEnd"/>
      <w:r w:rsidR="00B37779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B37779">
        <w:rPr>
          <w:rFonts w:ascii="Times New Roman" w:hAnsi="Times New Roman" w:eastAsia="Times New Roman" w:cs="Times New Roman"/>
          <w:color w:val="000000"/>
          <w:sz w:val="24"/>
          <w:szCs w:val="24"/>
        </w:rPr>
        <w:t>menghapus</w:t>
      </w:r>
      <w:proofErr w:type="spellEnd"/>
      <w:r w:rsidR="00B37779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B37779">
        <w:rPr>
          <w:rFonts w:ascii="Times New Roman" w:hAnsi="Times New Roman" w:eastAsia="Times New Roman" w:cs="Times New Roman"/>
          <w:color w:val="000000"/>
          <w:sz w:val="24"/>
          <w:szCs w:val="24"/>
        </w:rPr>
        <w:t>produk</w:t>
      </w:r>
      <w:proofErr w:type="spellEnd"/>
      <w:r w:rsidR="00B37779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B37779">
        <w:rPr>
          <w:rFonts w:ascii="Times New Roman" w:hAnsi="Times New Roman" w:eastAsia="Times New Roman" w:cs="Times New Roman"/>
          <w:color w:val="000000"/>
          <w:sz w:val="24"/>
          <w:szCs w:val="24"/>
        </w:rPr>
        <w:t>apabila</w:t>
      </w:r>
      <w:proofErr w:type="spellEnd"/>
      <w:r w:rsidR="00B37779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B37779">
        <w:rPr>
          <w:rFonts w:ascii="Times New Roman" w:hAnsi="Times New Roman" w:eastAsia="Times New Roman" w:cs="Times New Roman"/>
          <w:color w:val="000000"/>
          <w:sz w:val="24"/>
          <w:szCs w:val="24"/>
        </w:rPr>
        <w:t>produk</w:t>
      </w:r>
      <w:proofErr w:type="spellEnd"/>
      <w:r w:rsidR="00B37779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B37779">
        <w:rPr>
          <w:rFonts w:ascii="Times New Roman" w:hAnsi="Times New Roman" w:eastAsia="Times New Roman" w:cs="Times New Roman"/>
          <w:color w:val="000000"/>
          <w:sz w:val="24"/>
          <w:szCs w:val="24"/>
        </w:rPr>
        <w:t>sudah</w:t>
      </w:r>
      <w:proofErr w:type="spellEnd"/>
      <w:r w:rsidR="00B37779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B37779">
        <w:rPr>
          <w:rFonts w:ascii="Times New Roman" w:hAnsi="Times New Roman" w:eastAsia="Times New Roman" w:cs="Times New Roman"/>
          <w:color w:val="000000"/>
          <w:sz w:val="24"/>
          <w:szCs w:val="24"/>
        </w:rPr>
        <w:t>habis</w:t>
      </w:r>
      <w:proofErr w:type="spellEnd"/>
      <w:r w:rsidR="00B37779">
        <w:rPr>
          <w:rFonts w:ascii="Times New Roman" w:hAnsi="Times New Roman" w:eastAsia="Times New Roman" w:cs="Times New Roman"/>
          <w:color w:val="000000"/>
          <w:sz w:val="24"/>
          <w:szCs w:val="24"/>
        </w:rPr>
        <w:t>.</w:t>
      </w:r>
    </w:p>
    <w:p w:rsidRPr="00ED67F8" w:rsidR="006F74C1" w:rsidP="00CC4CB5" w:rsidRDefault="006F74C1" w14:paraId="593404DD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220DF0" w:rsidP="00CC4CB5" w:rsidRDefault="004B10C8" w14:paraId="134378D6" w14:textId="31ACB00D">
      <w:pPr>
        <w:pStyle w:val="ListParagraph"/>
        <w:numPr>
          <w:ilvl w:val="3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Notifikasi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produk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mendekati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mas</w:t>
      </w:r>
      <w:r w:rsidR="00220DF0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expired</w:t>
      </w:r>
    </w:p>
    <w:p w:rsidR="006F74C1" w:rsidP="00CC4CB5" w:rsidRDefault="004F1680" w14:paraId="443D69A0" w14:textId="78BDE29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proofErr w:type="spellStart"/>
      <w:r w:rsidRPr="00220DF0">
        <w:rPr>
          <w:rFonts w:ascii="Times New Roman" w:hAnsi="Times New Roman" w:eastAsia="Times New Roman" w:cs="Times New Roman"/>
          <w:color w:val="000000"/>
          <w:sz w:val="24"/>
          <w:szCs w:val="24"/>
        </w:rPr>
        <w:t>Pengguna</w:t>
      </w:r>
      <w:proofErr w:type="spellEnd"/>
      <w:r w:rsidRPr="00220DF0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220DF0">
        <w:rPr>
          <w:rFonts w:ascii="Times New Roman" w:hAnsi="Times New Roman" w:eastAsia="Times New Roman" w:cs="Times New Roman"/>
          <w:color w:val="000000"/>
          <w:sz w:val="24"/>
          <w:szCs w:val="24"/>
        </w:rPr>
        <w:t>akan</w:t>
      </w:r>
      <w:proofErr w:type="spellEnd"/>
      <w:r w:rsidRPr="00220DF0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220DF0">
        <w:rPr>
          <w:rFonts w:ascii="Times New Roman" w:hAnsi="Times New Roman" w:eastAsia="Times New Roman" w:cs="Times New Roman"/>
          <w:color w:val="000000"/>
          <w:sz w:val="24"/>
          <w:szCs w:val="24"/>
        </w:rPr>
        <w:t>mendapatkan</w:t>
      </w:r>
      <w:proofErr w:type="spellEnd"/>
      <w:r w:rsidRPr="00220DF0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220DF0">
        <w:rPr>
          <w:rFonts w:ascii="Times New Roman" w:hAnsi="Times New Roman" w:eastAsia="Times New Roman" w:cs="Times New Roman"/>
          <w:color w:val="000000"/>
          <w:sz w:val="24"/>
          <w:szCs w:val="24"/>
        </w:rPr>
        <w:t>notifikasi</w:t>
      </w:r>
      <w:proofErr w:type="spellEnd"/>
      <w:r w:rsidRPr="00220DF0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220DF0" w:rsidR="00431E19">
        <w:rPr>
          <w:rFonts w:ascii="Times New Roman" w:hAnsi="Times New Roman" w:eastAsia="Times New Roman" w:cs="Times New Roman"/>
          <w:color w:val="000000"/>
          <w:sz w:val="24"/>
          <w:szCs w:val="24"/>
        </w:rPr>
        <w:t>peringatan</w:t>
      </w:r>
      <w:proofErr w:type="spellEnd"/>
      <w:r w:rsidRPr="00220DF0" w:rsidR="00431E19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220DF0" w:rsidR="00431E19">
        <w:rPr>
          <w:rFonts w:ascii="Times New Roman" w:hAnsi="Times New Roman" w:eastAsia="Times New Roman" w:cs="Times New Roman"/>
          <w:color w:val="000000"/>
          <w:sz w:val="24"/>
          <w:szCs w:val="24"/>
        </w:rPr>
        <w:t>apabila</w:t>
      </w:r>
      <w:proofErr w:type="spellEnd"/>
      <w:r w:rsidRPr="00220DF0" w:rsidR="00431E19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220DF0" w:rsidR="00431E19">
        <w:rPr>
          <w:rFonts w:ascii="Times New Roman" w:hAnsi="Times New Roman" w:eastAsia="Times New Roman" w:cs="Times New Roman"/>
          <w:color w:val="000000"/>
          <w:sz w:val="24"/>
          <w:szCs w:val="24"/>
        </w:rPr>
        <w:t>ada</w:t>
      </w:r>
      <w:proofErr w:type="spellEnd"/>
      <w:r w:rsidRPr="00220DF0" w:rsidR="00431E19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220DF0" w:rsidR="00431E19">
        <w:rPr>
          <w:rFonts w:ascii="Times New Roman" w:hAnsi="Times New Roman" w:eastAsia="Times New Roman" w:cs="Times New Roman"/>
          <w:color w:val="000000"/>
          <w:sz w:val="24"/>
          <w:szCs w:val="24"/>
        </w:rPr>
        <w:t>produk</w:t>
      </w:r>
      <w:proofErr w:type="spellEnd"/>
      <w:r w:rsidRPr="00220DF0" w:rsidR="00431E19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220DF0" w:rsidR="00431E19">
        <w:rPr>
          <w:rFonts w:ascii="Times New Roman" w:hAnsi="Times New Roman" w:eastAsia="Times New Roman" w:cs="Times New Roman"/>
          <w:color w:val="000000"/>
          <w:sz w:val="24"/>
          <w:szCs w:val="24"/>
        </w:rPr>
        <w:t>dalam</w:t>
      </w:r>
      <w:proofErr w:type="spellEnd"/>
      <w:r w:rsidRPr="00220DF0" w:rsidR="00431E19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inventory </w:t>
      </w:r>
      <w:proofErr w:type="spellStart"/>
      <w:r w:rsidRPr="00220DF0" w:rsidR="00431E19">
        <w:rPr>
          <w:rFonts w:ascii="Times New Roman" w:hAnsi="Times New Roman" w:eastAsia="Times New Roman" w:cs="Times New Roman"/>
          <w:color w:val="000000"/>
          <w:sz w:val="24"/>
          <w:szCs w:val="24"/>
        </w:rPr>
        <w:t>mereka</w:t>
      </w:r>
      <w:proofErr w:type="spellEnd"/>
      <w:r w:rsidRPr="00220DF0" w:rsidR="00431E19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220DF0" w:rsidR="00431E19">
        <w:rPr>
          <w:rFonts w:ascii="Times New Roman" w:hAnsi="Times New Roman" w:eastAsia="Times New Roman" w:cs="Times New Roman"/>
          <w:color w:val="000000"/>
          <w:sz w:val="24"/>
          <w:szCs w:val="24"/>
        </w:rPr>
        <w:t>sudah</w:t>
      </w:r>
      <w:proofErr w:type="spellEnd"/>
      <w:r w:rsidRPr="00220DF0" w:rsidR="00431E19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220DF0" w:rsidR="00431E19">
        <w:rPr>
          <w:rFonts w:ascii="Times New Roman" w:hAnsi="Times New Roman" w:eastAsia="Times New Roman" w:cs="Times New Roman"/>
          <w:color w:val="000000"/>
          <w:sz w:val="24"/>
          <w:szCs w:val="24"/>
        </w:rPr>
        <w:t>mendekati</w:t>
      </w:r>
      <w:proofErr w:type="spellEnd"/>
      <w:r w:rsidRPr="00220DF0" w:rsidR="00431E19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masa </w:t>
      </w:r>
      <w:proofErr w:type="spellStart"/>
      <w:r w:rsidRPr="00220DF0" w:rsidR="00431E19">
        <w:rPr>
          <w:rFonts w:ascii="Times New Roman" w:hAnsi="Times New Roman" w:eastAsia="Times New Roman" w:cs="Times New Roman"/>
          <w:color w:val="000000"/>
          <w:sz w:val="24"/>
          <w:szCs w:val="24"/>
        </w:rPr>
        <w:t>kedaluwarsa</w:t>
      </w:r>
      <w:proofErr w:type="spellEnd"/>
      <w:r w:rsidRPr="00220DF0" w:rsidR="00431E19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. Fitur </w:t>
      </w:r>
      <w:proofErr w:type="spellStart"/>
      <w:r w:rsidRPr="00220DF0" w:rsidR="00431E19">
        <w:rPr>
          <w:rFonts w:ascii="Times New Roman" w:hAnsi="Times New Roman" w:eastAsia="Times New Roman" w:cs="Times New Roman"/>
          <w:color w:val="000000"/>
          <w:sz w:val="24"/>
          <w:szCs w:val="24"/>
        </w:rPr>
        <w:t>ini</w:t>
      </w:r>
      <w:proofErr w:type="spellEnd"/>
      <w:r w:rsidRPr="00220DF0" w:rsidR="00431E19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220DF0" w:rsidR="00431E19">
        <w:rPr>
          <w:rFonts w:ascii="Times New Roman" w:hAnsi="Times New Roman" w:eastAsia="Times New Roman" w:cs="Times New Roman"/>
          <w:color w:val="000000"/>
          <w:sz w:val="24"/>
          <w:szCs w:val="24"/>
        </w:rPr>
        <w:t>akan</w:t>
      </w:r>
      <w:proofErr w:type="spellEnd"/>
      <w:r w:rsidRPr="00220DF0" w:rsidR="00431E19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sangat </w:t>
      </w:r>
      <w:proofErr w:type="spellStart"/>
      <w:r w:rsidRPr="00220DF0" w:rsidR="00431E19">
        <w:rPr>
          <w:rFonts w:ascii="Times New Roman" w:hAnsi="Times New Roman" w:eastAsia="Times New Roman" w:cs="Times New Roman"/>
          <w:color w:val="000000"/>
          <w:sz w:val="24"/>
          <w:szCs w:val="24"/>
        </w:rPr>
        <w:t>bermanfaat</w:t>
      </w:r>
      <w:proofErr w:type="spellEnd"/>
      <w:r w:rsidRPr="00220DF0" w:rsidR="00431E19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220DF0" w:rsidR="00431E19">
        <w:rPr>
          <w:rFonts w:ascii="Times New Roman" w:hAnsi="Times New Roman" w:eastAsia="Times New Roman" w:cs="Times New Roman"/>
          <w:color w:val="000000"/>
          <w:sz w:val="24"/>
          <w:szCs w:val="24"/>
        </w:rPr>
        <w:t>terutama</w:t>
      </w:r>
      <w:proofErr w:type="spellEnd"/>
      <w:r w:rsidRPr="00220DF0" w:rsidR="00431E19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220DF0" w:rsidR="00431E19">
        <w:rPr>
          <w:rFonts w:ascii="Times New Roman" w:hAnsi="Times New Roman" w:eastAsia="Times New Roman" w:cs="Times New Roman"/>
          <w:color w:val="000000"/>
          <w:sz w:val="24"/>
          <w:szCs w:val="24"/>
        </w:rPr>
        <w:t>untuk</w:t>
      </w:r>
      <w:proofErr w:type="spellEnd"/>
      <w:r w:rsidRPr="00220DF0" w:rsidR="00431E19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220DF0" w:rsidR="00431E19">
        <w:rPr>
          <w:rFonts w:ascii="Times New Roman" w:hAnsi="Times New Roman" w:eastAsia="Times New Roman" w:cs="Times New Roman"/>
          <w:color w:val="000000"/>
          <w:sz w:val="24"/>
          <w:szCs w:val="24"/>
        </w:rPr>
        <w:t>produk</w:t>
      </w:r>
      <w:proofErr w:type="spellEnd"/>
      <w:r w:rsidRPr="00220DF0" w:rsidR="00431E19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220DF0" w:rsidR="00431E19">
        <w:rPr>
          <w:rFonts w:ascii="Times New Roman" w:hAnsi="Times New Roman" w:eastAsia="Times New Roman" w:cs="Times New Roman"/>
          <w:color w:val="000000"/>
          <w:sz w:val="24"/>
          <w:szCs w:val="24"/>
        </w:rPr>
        <w:t>berupa</w:t>
      </w:r>
      <w:proofErr w:type="spellEnd"/>
      <w:r w:rsidRPr="00220DF0" w:rsidR="00431E19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220DF0" w:rsidR="00431E19">
        <w:rPr>
          <w:rFonts w:ascii="Times New Roman" w:hAnsi="Times New Roman" w:eastAsia="Times New Roman" w:cs="Times New Roman"/>
          <w:color w:val="000000"/>
          <w:sz w:val="24"/>
          <w:szCs w:val="24"/>
        </w:rPr>
        <w:t>bahan</w:t>
      </w:r>
      <w:proofErr w:type="spellEnd"/>
      <w:r w:rsidRPr="00220DF0" w:rsidR="00431E19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220DF0" w:rsidR="00431E19">
        <w:rPr>
          <w:rFonts w:ascii="Times New Roman" w:hAnsi="Times New Roman" w:eastAsia="Times New Roman" w:cs="Times New Roman"/>
          <w:color w:val="000000"/>
          <w:sz w:val="24"/>
          <w:szCs w:val="24"/>
        </w:rPr>
        <w:t>makanan</w:t>
      </w:r>
      <w:proofErr w:type="spellEnd"/>
      <w:r w:rsidRPr="00220DF0" w:rsidR="00431E19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220DF0" w:rsidR="00431E19">
        <w:rPr>
          <w:rFonts w:ascii="Times New Roman" w:hAnsi="Times New Roman" w:eastAsia="Times New Roman" w:cs="Times New Roman"/>
          <w:color w:val="000000"/>
          <w:sz w:val="24"/>
          <w:szCs w:val="24"/>
        </w:rPr>
        <w:t>mentah</w:t>
      </w:r>
      <w:proofErr w:type="spellEnd"/>
      <w:r w:rsidRPr="00220DF0" w:rsidR="00431E19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220DF0" w:rsidR="00431E19">
        <w:rPr>
          <w:rFonts w:ascii="Times New Roman" w:hAnsi="Times New Roman" w:eastAsia="Times New Roman" w:cs="Times New Roman"/>
          <w:color w:val="000000"/>
          <w:sz w:val="24"/>
          <w:szCs w:val="24"/>
        </w:rPr>
        <w:t>cenderung</w:t>
      </w:r>
      <w:proofErr w:type="spellEnd"/>
      <w:r w:rsidRPr="00220DF0" w:rsidR="00431E19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220DF0" w:rsidR="00431E19">
        <w:rPr>
          <w:rFonts w:ascii="Times New Roman" w:hAnsi="Times New Roman" w:eastAsia="Times New Roman" w:cs="Times New Roman"/>
          <w:color w:val="000000"/>
          <w:sz w:val="24"/>
          <w:szCs w:val="24"/>
        </w:rPr>
        <w:t>memiliki</w:t>
      </w:r>
      <w:proofErr w:type="spellEnd"/>
      <w:r w:rsidRPr="00220DF0" w:rsidR="00431E19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masa </w:t>
      </w:r>
      <w:proofErr w:type="spellStart"/>
      <w:r w:rsidRPr="00220DF0" w:rsidR="00431E19">
        <w:rPr>
          <w:rFonts w:ascii="Times New Roman" w:hAnsi="Times New Roman" w:eastAsia="Times New Roman" w:cs="Times New Roman"/>
          <w:color w:val="000000"/>
          <w:sz w:val="24"/>
          <w:szCs w:val="24"/>
        </w:rPr>
        <w:t>simpan</w:t>
      </w:r>
      <w:proofErr w:type="spellEnd"/>
      <w:r w:rsidRPr="00220DF0" w:rsidR="00431E19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220DF0" w:rsidR="00431E19">
        <w:rPr>
          <w:rFonts w:ascii="Times New Roman" w:hAnsi="Times New Roman" w:eastAsia="Times New Roman" w:cs="Times New Roman"/>
          <w:color w:val="000000"/>
          <w:sz w:val="24"/>
          <w:szCs w:val="24"/>
        </w:rPr>
        <w:t>lebih</w:t>
      </w:r>
      <w:proofErr w:type="spellEnd"/>
      <w:r w:rsidRPr="00220DF0" w:rsidR="00431E19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220DF0" w:rsidR="00431E19">
        <w:rPr>
          <w:rFonts w:ascii="Times New Roman" w:hAnsi="Times New Roman" w:eastAsia="Times New Roman" w:cs="Times New Roman"/>
          <w:color w:val="000000"/>
          <w:sz w:val="24"/>
          <w:szCs w:val="24"/>
        </w:rPr>
        <w:t>singkat</w:t>
      </w:r>
      <w:proofErr w:type="spellEnd"/>
      <w:r w:rsidRPr="00220DF0" w:rsidR="00431E19">
        <w:rPr>
          <w:rFonts w:ascii="Times New Roman" w:hAnsi="Times New Roman" w:eastAsia="Times New Roman" w:cs="Times New Roman"/>
          <w:color w:val="000000"/>
          <w:sz w:val="24"/>
          <w:szCs w:val="24"/>
        </w:rPr>
        <w:t>.</w:t>
      </w:r>
    </w:p>
    <w:p w:rsidRPr="00220DF0" w:rsidR="00220DF0" w:rsidP="00CC4CB5" w:rsidRDefault="00220DF0" w14:paraId="2C347CC9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877B2E" w:rsidP="00CC4CB5" w:rsidRDefault="00F81B1D" w14:paraId="56F6A180" w14:textId="77777777">
      <w:pPr>
        <w:pStyle w:val="ListParagraph"/>
        <w:numPr>
          <w:ilvl w:val="3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Chatbot</w:t>
      </w:r>
    </w:p>
    <w:p w:rsidRPr="00F534DC" w:rsidR="00F81B1D" w:rsidP="00CC4CB5" w:rsidRDefault="007D380A" w14:paraId="74CCA109" w14:textId="34635A5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Selain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analisis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kebutuhan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stok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makanan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r w:rsidR="004A7119">
        <w:rPr>
          <w:rFonts w:ascii="Times New Roman" w:hAnsi="Times New Roman" w:eastAsia="Times New Roman" w:cs="Times New Roman"/>
          <w:color w:val="000000"/>
          <w:sz w:val="24"/>
          <w:szCs w:val="24"/>
        </w:rPr>
        <w:t>Ch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atbot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dapat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menjadi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C50965">
        <w:rPr>
          <w:rFonts w:ascii="Times New Roman" w:hAnsi="Times New Roman" w:eastAsia="Times New Roman" w:cs="Times New Roman"/>
          <w:color w:val="000000"/>
          <w:sz w:val="24"/>
          <w:szCs w:val="24"/>
        </w:rPr>
        <w:t>fitur</w:t>
      </w:r>
      <w:proofErr w:type="spellEnd"/>
      <w:r w:rsidR="00C50965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C50965">
        <w:rPr>
          <w:rFonts w:ascii="Times New Roman" w:hAnsi="Times New Roman" w:eastAsia="Times New Roman" w:cs="Times New Roman"/>
          <w:color w:val="000000"/>
          <w:sz w:val="24"/>
          <w:szCs w:val="24"/>
        </w:rPr>
        <w:t>tambahan</w:t>
      </w:r>
      <w:proofErr w:type="spellEnd"/>
      <w:r w:rsidR="00F67534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5A1C92">
        <w:rPr>
          <w:rFonts w:ascii="Times New Roman" w:hAnsi="Times New Roman" w:eastAsia="Times New Roman" w:cs="Times New Roman"/>
          <w:color w:val="000000"/>
          <w:sz w:val="24"/>
          <w:szCs w:val="24"/>
        </w:rPr>
        <w:t>apabila</w:t>
      </w:r>
      <w:proofErr w:type="spellEnd"/>
      <w:r w:rsidR="005A1C92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5A1C92">
        <w:rPr>
          <w:rFonts w:ascii="Times New Roman" w:hAnsi="Times New Roman" w:eastAsia="Times New Roman" w:cs="Times New Roman"/>
          <w:color w:val="000000"/>
          <w:sz w:val="24"/>
          <w:szCs w:val="24"/>
        </w:rPr>
        <w:t>pengguna</w:t>
      </w:r>
      <w:proofErr w:type="spellEnd"/>
      <w:r w:rsidR="005A1C92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5A1C92">
        <w:rPr>
          <w:rFonts w:ascii="Times New Roman" w:hAnsi="Times New Roman" w:eastAsia="Times New Roman" w:cs="Times New Roman"/>
          <w:color w:val="000000"/>
          <w:sz w:val="24"/>
          <w:szCs w:val="24"/>
        </w:rPr>
        <w:t>membutuhkan</w:t>
      </w:r>
      <w:proofErr w:type="spellEnd"/>
      <w:r w:rsidR="005A1C92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5A1C92">
        <w:rPr>
          <w:rFonts w:ascii="Times New Roman" w:hAnsi="Times New Roman" w:eastAsia="Times New Roman" w:cs="Times New Roman"/>
          <w:color w:val="000000"/>
          <w:sz w:val="24"/>
          <w:szCs w:val="24"/>
        </w:rPr>
        <w:t>rekomendasi</w:t>
      </w:r>
      <w:proofErr w:type="spellEnd"/>
      <w:r w:rsidR="005A1C92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yang </w:t>
      </w:r>
      <w:proofErr w:type="spellStart"/>
      <w:r w:rsidR="005A1C92">
        <w:rPr>
          <w:rFonts w:ascii="Times New Roman" w:hAnsi="Times New Roman" w:eastAsia="Times New Roman" w:cs="Times New Roman"/>
          <w:color w:val="000000"/>
          <w:sz w:val="24"/>
          <w:szCs w:val="24"/>
        </w:rPr>
        <w:t>lebih</w:t>
      </w:r>
      <w:proofErr w:type="spellEnd"/>
      <w:r w:rsidR="005A1C92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5A1C92">
        <w:rPr>
          <w:rFonts w:ascii="Times New Roman" w:hAnsi="Times New Roman" w:eastAsia="Times New Roman" w:cs="Times New Roman"/>
          <w:color w:val="000000"/>
          <w:sz w:val="24"/>
          <w:szCs w:val="24"/>
        </w:rPr>
        <w:t>spesifik</w:t>
      </w:r>
      <w:proofErr w:type="spellEnd"/>
      <w:r w:rsidR="00D3318F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. </w:t>
      </w:r>
      <w:proofErr w:type="spellStart"/>
      <w:r w:rsidR="00D3318F">
        <w:rPr>
          <w:rFonts w:ascii="Times New Roman" w:hAnsi="Times New Roman" w:eastAsia="Times New Roman" w:cs="Times New Roman"/>
          <w:color w:val="000000"/>
          <w:sz w:val="24"/>
          <w:szCs w:val="24"/>
        </w:rPr>
        <w:t>Pengguna</w:t>
      </w:r>
      <w:proofErr w:type="spellEnd"/>
      <w:r w:rsidR="00D3318F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D3318F">
        <w:rPr>
          <w:rFonts w:ascii="Times New Roman" w:hAnsi="Times New Roman" w:eastAsia="Times New Roman" w:cs="Times New Roman"/>
          <w:color w:val="000000"/>
          <w:sz w:val="24"/>
          <w:szCs w:val="24"/>
        </w:rPr>
        <w:t>dapat</w:t>
      </w:r>
      <w:proofErr w:type="spellEnd"/>
      <w:r w:rsidR="00D3318F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6A4B06">
        <w:rPr>
          <w:rFonts w:ascii="Times New Roman" w:hAnsi="Times New Roman" w:eastAsia="Times New Roman" w:cs="Times New Roman"/>
          <w:color w:val="000000"/>
          <w:sz w:val="24"/>
          <w:szCs w:val="24"/>
        </w:rPr>
        <w:t>memberi</w:t>
      </w:r>
      <w:proofErr w:type="spellEnd"/>
      <w:r w:rsidR="006A4B0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6A4B06">
        <w:rPr>
          <w:rFonts w:ascii="Times New Roman" w:hAnsi="Times New Roman" w:eastAsia="Times New Roman" w:cs="Times New Roman"/>
          <w:color w:val="000000"/>
          <w:sz w:val="24"/>
          <w:szCs w:val="24"/>
        </w:rPr>
        <w:t>pertanyaan</w:t>
      </w:r>
      <w:proofErr w:type="spellEnd"/>
      <w:r w:rsidR="006A4B0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 w:rsidR="004D6EFF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yang </w:t>
      </w:r>
      <w:proofErr w:type="spellStart"/>
      <w:r w:rsidR="004D6EFF">
        <w:rPr>
          <w:rFonts w:ascii="Times New Roman" w:hAnsi="Times New Roman" w:eastAsia="Times New Roman" w:cs="Times New Roman"/>
          <w:color w:val="000000"/>
          <w:sz w:val="24"/>
          <w:szCs w:val="24"/>
        </w:rPr>
        <w:t>terkait</w:t>
      </w:r>
      <w:proofErr w:type="spellEnd"/>
      <w:r w:rsidR="004D6EFF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4D6EFF">
        <w:rPr>
          <w:rFonts w:ascii="Times New Roman" w:hAnsi="Times New Roman" w:eastAsia="Times New Roman" w:cs="Times New Roman"/>
          <w:color w:val="000000"/>
          <w:sz w:val="24"/>
          <w:szCs w:val="24"/>
        </w:rPr>
        <w:t>dengan</w:t>
      </w:r>
      <w:proofErr w:type="spellEnd"/>
      <w:r w:rsidR="004D6EFF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5B4172">
        <w:rPr>
          <w:rFonts w:ascii="Times New Roman" w:hAnsi="Times New Roman" w:eastAsia="Times New Roman" w:cs="Times New Roman"/>
          <w:color w:val="000000"/>
          <w:sz w:val="24"/>
          <w:szCs w:val="24"/>
        </w:rPr>
        <w:t>kebutuhan</w:t>
      </w:r>
      <w:proofErr w:type="spellEnd"/>
      <w:r w:rsidR="005B4172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5B4172">
        <w:rPr>
          <w:rFonts w:ascii="Times New Roman" w:hAnsi="Times New Roman" w:eastAsia="Times New Roman" w:cs="Times New Roman"/>
          <w:color w:val="000000"/>
          <w:sz w:val="24"/>
          <w:szCs w:val="24"/>
        </w:rPr>
        <w:t>stok</w:t>
      </w:r>
      <w:proofErr w:type="spellEnd"/>
      <w:r w:rsidR="005B4172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5B4172">
        <w:rPr>
          <w:rFonts w:ascii="Times New Roman" w:hAnsi="Times New Roman" w:eastAsia="Times New Roman" w:cs="Times New Roman"/>
          <w:color w:val="000000"/>
          <w:sz w:val="24"/>
          <w:szCs w:val="24"/>
        </w:rPr>
        <w:t>bahan</w:t>
      </w:r>
      <w:proofErr w:type="spellEnd"/>
      <w:r w:rsidR="005B4172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5B4172">
        <w:rPr>
          <w:rFonts w:ascii="Times New Roman" w:hAnsi="Times New Roman" w:eastAsia="Times New Roman" w:cs="Times New Roman"/>
          <w:color w:val="000000"/>
          <w:sz w:val="24"/>
          <w:szCs w:val="24"/>
        </w:rPr>
        <w:t>baku</w:t>
      </w:r>
      <w:proofErr w:type="spellEnd"/>
      <w:r w:rsidR="007334C0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7334C0">
        <w:rPr>
          <w:rFonts w:ascii="Times New Roman" w:hAnsi="Times New Roman" w:eastAsia="Times New Roman" w:cs="Times New Roman"/>
          <w:color w:val="000000"/>
          <w:sz w:val="24"/>
          <w:szCs w:val="24"/>
        </w:rPr>
        <w:t>seperti</w:t>
      </w:r>
      <w:proofErr w:type="spellEnd"/>
      <w:r w:rsidR="007334C0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program </w:t>
      </w:r>
      <w:proofErr w:type="spellStart"/>
      <w:r w:rsidR="007334C0">
        <w:rPr>
          <w:rFonts w:ascii="Times New Roman" w:hAnsi="Times New Roman" w:eastAsia="Times New Roman" w:cs="Times New Roman"/>
          <w:color w:val="000000"/>
          <w:sz w:val="24"/>
          <w:szCs w:val="24"/>
        </w:rPr>
        <w:t>makan</w:t>
      </w:r>
      <w:proofErr w:type="spellEnd"/>
      <w:r w:rsidR="007334C0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(diet, cutting, bulking, </w:t>
      </w:r>
      <w:proofErr w:type="spellStart"/>
      <w:r w:rsidR="007334C0">
        <w:rPr>
          <w:rFonts w:ascii="Times New Roman" w:hAnsi="Times New Roman" w:eastAsia="Times New Roman" w:cs="Times New Roman"/>
          <w:color w:val="000000"/>
          <w:sz w:val="24"/>
          <w:szCs w:val="24"/>
        </w:rPr>
        <w:t>dll</w:t>
      </w:r>
      <w:proofErr w:type="spellEnd"/>
      <w:r w:rsidR="007334C0">
        <w:rPr>
          <w:rFonts w:ascii="Times New Roman" w:hAnsi="Times New Roman" w:eastAsia="Times New Roman" w:cs="Times New Roman"/>
          <w:color w:val="000000"/>
          <w:sz w:val="24"/>
          <w:szCs w:val="24"/>
        </w:rPr>
        <w:t>.</w:t>
      </w:r>
      <w:proofErr w:type="gramStart"/>
      <w:r w:rsidR="007334C0">
        <w:rPr>
          <w:rFonts w:ascii="Times New Roman" w:hAnsi="Times New Roman" w:eastAsia="Times New Roman" w:cs="Times New Roman"/>
          <w:color w:val="000000"/>
          <w:sz w:val="24"/>
          <w:szCs w:val="24"/>
        </w:rPr>
        <w:t>) ,</w:t>
      </w:r>
      <w:proofErr w:type="gramEnd"/>
      <w:r w:rsidR="007334C0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954392">
        <w:rPr>
          <w:rFonts w:ascii="Times New Roman" w:hAnsi="Times New Roman" w:eastAsia="Times New Roman" w:cs="Times New Roman"/>
          <w:color w:val="000000"/>
          <w:sz w:val="24"/>
          <w:szCs w:val="24"/>
        </w:rPr>
        <w:t>resep</w:t>
      </w:r>
      <w:proofErr w:type="spellEnd"/>
      <w:r w:rsidR="00954392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176C98">
        <w:rPr>
          <w:rFonts w:ascii="Times New Roman" w:hAnsi="Times New Roman" w:eastAsia="Times New Roman" w:cs="Times New Roman"/>
          <w:color w:val="000000"/>
          <w:sz w:val="24"/>
          <w:szCs w:val="24"/>
        </w:rPr>
        <w:t>makanan</w:t>
      </w:r>
      <w:proofErr w:type="spellEnd"/>
      <w:r w:rsidR="00296BA3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dan </w:t>
      </w:r>
      <w:proofErr w:type="spellStart"/>
      <w:r w:rsidR="00296BA3">
        <w:rPr>
          <w:rFonts w:ascii="Times New Roman" w:hAnsi="Times New Roman" w:eastAsia="Times New Roman" w:cs="Times New Roman"/>
          <w:color w:val="000000"/>
          <w:sz w:val="24"/>
          <w:szCs w:val="24"/>
        </w:rPr>
        <w:t>kebutuhan</w:t>
      </w:r>
      <w:proofErr w:type="spellEnd"/>
      <w:r w:rsidR="00296BA3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yang </w:t>
      </w:r>
      <w:proofErr w:type="spellStart"/>
      <w:r w:rsidR="00296BA3">
        <w:rPr>
          <w:rFonts w:ascii="Times New Roman" w:hAnsi="Times New Roman" w:eastAsia="Times New Roman" w:cs="Times New Roman"/>
          <w:color w:val="000000"/>
          <w:sz w:val="24"/>
          <w:szCs w:val="24"/>
        </w:rPr>
        <w:t>lainnya</w:t>
      </w:r>
      <w:proofErr w:type="spellEnd"/>
      <w:r w:rsidR="00296BA3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. </w:t>
      </w:r>
      <w:r w:rsidR="004C67B7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Fitur </w:t>
      </w:r>
      <w:proofErr w:type="spellStart"/>
      <w:r w:rsidR="004C67B7">
        <w:rPr>
          <w:rFonts w:ascii="Times New Roman" w:hAnsi="Times New Roman" w:eastAsia="Times New Roman" w:cs="Times New Roman"/>
          <w:color w:val="000000"/>
          <w:sz w:val="24"/>
          <w:szCs w:val="24"/>
        </w:rPr>
        <w:t>ini</w:t>
      </w:r>
      <w:proofErr w:type="spellEnd"/>
      <w:r w:rsidR="004C67B7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juga </w:t>
      </w:r>
      <w:proofErr w:type="spellStart"/>
      <w:r w:rsidR="004C67B7">
        <w:rPr>
          <w:rFonts w:ascii="Times New Roman" w:hAnsi="Times New Roman" w:eastAsia="Times New Roman" w:cs="Times New Roman"/>
          <w:color w:val="000000"/>
          <w:sz w:val="24"/>
          <w:szCs w:val="24"/>
        </w:rPr>
        <w:t>terdapat</w:t>
      </w:r>
      <w:proofErr w:type="spellEnd"/>
      <w:r w:rsidR="004C67B7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4C67B7">
        <w:rPr>
          <w:rFonts w:ascii="Times New Roman" w:hAnsi="Times New Roman" w:eastAsia="Times New Roman" w:cs="Times New Roman"/>
          <w:color w:val="000000"/>
          <w:sz w:val="24"/>
          <w:szCs w:val="24"/>
        </w:rPr>
        <w:t>rekomendasi</w:t>
      </w:r>
      <w:proofErr w:type="spellEnd"/>
      <w:r w:rsidR="004C67B7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pro</w:t>
      </w:r>
      <w:r w:rsidR="00A66947">
        <w:rPr>
          <w:rFonts w:ascii="Times New Roman" w:hAnsi="Times New Roman" w:eastAsia="Times New Roman" w:cs="Times New Roman"/>
          <w:color w:val="000000"/>
          <w:sz w:val="24"/>
          <w:szCs w:val="24"/>
        </w:rPr>
        <w:t>mpt</w:t>
      </w:r>
      <w:r w:rsidR="00922437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agar user </w:t>
      </w:r>
      <w:proofErr w:type="spellStart"/>
      <w:r w:rsidR="00922437">
        <w:rPr>
          <w:rFonts w:ascii="Times New Roman" w:hAnsi="Times New Roman" w:eastAsia="Times New Roman" w:cs="Times New Roman"/>
          <w:color w:val="000000"/>
          <w:sz w:val="24"/>
          <w:szCs w:val="24"/>
        </w:rPr>
        <w:t>mendapatkan</w:t>
      </w:r>
      <w:proofErr w:type="spellEnd"/>
      <w:r w:rsidR="00922437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922437">
        <w:rPr>
          <w:rFonts w:ascii="Times New Roman" w:hAnsi="Times New Roman" w:eastAsia="Times New Roman" w:cs="Times New Roman"/>
          <w:color w:val="000000"/>
          <w:sz w:val="24"/>
          <w:szCs w:val="24"/>
        </w:rPr>
        <w:t>preferensi</w:t>
      </w:r>
      <w:proofErr w:type="spellEnd"/>
      <w:r w:rsidR="00922437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922437">
        <w:rPr>
          <w:rFonts w:ascii="Times New Roman" w:hAnsi="Times New Roman" w:eastAsia="Times New Roman" w:cs="Times New Roman"/>
          <w:color w:val="000000"/>
          <w:sz w:val="24"/>
          <w:szCs w:val="24"/>
        </w:rPr>
        <w:t>pertanyaan</w:t>
      </w:r>
      <w:proofErr w:type="spellEnd"/>
      <w:r w:rsidR="00922437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yang </w:t>
      </w:r>
      <w:proofErr w:type="spellStart"/>
      <w:r w:rsidR="00922437">
        <w:rPr>
          <w:rFonts w:ascii="Times New Roman" w:hAnsi="Times New Roman" w:eastAsia="Times New Roman" w:cs="Times New Roman"/>
          <w:color w:val="000000"/>
          <w:sz w:val="24"/>
          <w:szCs w:val="24"/>
        </w:rPr>
        <w:t>dapat</w:t>
      </w:r>
      <w:proofErr w:type="spellEnd"/>
      <w:r w:rsidR="00922437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922437">
        <w:rPr>
          <w:rFonts w:ascii="Times New Roman" w:hAnsi="Times New Roman" w:eastAsia="Times New Roman" w:cs="Times New Roman"/>
          <w:color w:val="000000"/>
          <w:sz w:val="24"/>
          <w:szCs w:val="24"/>
        </w:rPr>
        <w:t>ditanyakan</w:t>
      </w:r>
      <w:proofErr w:type="spellEnd"/>
      <w:r w:rsidR="00E0396B">
        <w:rPr>
          <w:rFonts w:ascii="Times New Roman" w:hAnsi="Times New Roman" w:eastAsia="Times New Roman" w:cs="Times New Roman"/>
          <w:color w:val="000000"/>
          <w:sz w:val="24"/>
          <w:szCs w:val="24"/>
        </w:rPr>
        <w:t>.</w:t>
      </w:r>
      <w:r w:rsidR="0033434C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Dari </w:t>
      </w:r>
      <w:proofErr w:type="spellStart"/>
      <w:r w:rsidR="0033434C">
        <w:rPr>
          <w:rFonts w:ascii="Times New Roman" w:hAnsi="Times New Roman" w:eastAsia="Times New Roman" w:cs="Times New Roman"/>
          <w:color w:val="000000"/>
          <w:sz w:val="24"/>
          <w:szCs w:val="24"/>
        </w:rPr>
        <w:t>rekomendasi</w:t>
      </w:r>
      <w:proofErr w:type="spellEnd"/>
      <w:r w:rsidR="0033434C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0B2F7C">
        <w:rPr>
          <w:rFonts w:ascii="Times New Roman" w:hAnsi="Times New Roman" w:eastAsia="Times New Roman" w:cs="Times New Roman"/>
          <w:color w:val="000000"/>
          <w:sz w:val="24"/>
          <w:szCs w:val="24"/>
        </w:rPr>
        <w:t>bahan</w:t>
      </w:r>
      <w:proofErr w:type="spellEnd"/>
      <w:r w:rsidR="000B2F7C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0B2F7C">
        <w:rPr>
          <w:rFonts w:ascii="Times New Roman" w:hAnsi="Times New Roman" w:eastAsia="Times New Roman" w:cs="Times New Roman"/>
          <w:color w:val="000000"/>
          <w:sz w:val="24"/>
          <w:szCs w:val="24"/>
        </w:rPr>
        <w:t>baku</w:t>
      </w:r>
      <w:proofErr w:type="spellEnd"/>
      <w:r w:rsidR="000B2F7C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yang </w:t>
      </w:r>
      <w:proofErr w:type="spellStart"/>
      <w:r w:rsidR="00A3516E">
        <w:rPr>
          <w:rFonts w:ascii="Times New Roman" w:hAnsi="Times New Roman" w:eastAsia="Times New Roman" w:cs="Times New Roman"/>
          <w:color w:val="000000"/>
          <w:sz w:val="24"/>
          <w:szCs w:val="24"/>
        </w:rPr>
        <w:t>disediakan</w:t>
      </w:r>
      <w:proofErr w:type="spellEnd"/>
      <w:r w:rsidR="00A3516E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Cha</w:t>
      </w:r>
      <w:r w:rsidR="003E343D">
        <w:rPr>
          <w:rFonts w:ascii="Times New Roman" w:hAnsi="Times New Roman" w:eastAsia="Times New Roman" w:cs="Times New Roman"/>
          <w:color w:val="000000"/>
          <w:sz w:val="24"/>
          <w:szCs w:val="24"/>
        </w:rPr>
        <w:t>t</w:t>
      </w:r>
      <w:r w:rsidR="00A3516E">
        <w:rPr>
          <w:rFonts w:ascii="Times New Roman" w:hAnsi="Times New Roman" w:eastAsia="Times New Roman" w:cs="Times New Roman"/>
          <w:color w:val="000000"/>
          <w:sz w:val="24"/>
          <w:szCs w:val="24"/>
        </w:rPr>
        <w:t>bot</w:t>
      </w:r>
      <w:r w:rsidR="00062D04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proofErr w:type="spellStart"/>
      <w:r w:rsidR="00062D04">
        <w:rPr>
          <w:rFonts w:ascii="Times New Roman" w:hAnsi="Times New Roman" w:eastAsia="Times New Roman" w:cs="Times New Roman"/>
          <w:color w:val="000000"/>
          <w:sz w:val="24"/>
          <w:szCs w:val="24"/>
        </w:rPr>
        <w:t>pengguna</w:t>
      </w:r>
      <w:proofErr w:type="spellEnd"/>
      <w:r w:rsidR="00062D04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062D04">
        <w:rPr>
          <w:rFonts w:ascii="Times New Roman" w:hAnsi="Times New Roman" w:eastAsia="Times New Roman" w:cs="Times New Roman"/>
          <w:color w:val="000000"/>
          <w:sz w:val="24"/>
          <w:szCs w:val="24"/>
        </w:rPr>
        <w:t>dapat</w:t>
      </w:r>
      <w:proofErr w:type="spellEnd"/>
      <w:r w:rsidR="00062D04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062D04">
        <w:rPr>
          <w:rFonts w:ascii="Times New Roman" w:hAnsi="Times New Roman" w:eastAsia="Times New Roman" w:cs="Times New Roman"/>
          <w:color w:val="000000"/>
          <w:sz w:val="24"/>
          <w:szCs w:val="24"/>
        </w:rPr>
        <w:t>menambahkan</w:t>
      </w:r>
      <w:proofErr w:type="spellEnd"/>
      <w:r w:rsidR="00062D04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062D04">
        <w:rPr>
          <w:rFonts w:ascii="Times New Roman" w:hAnsi="Times New Roman" w:eastAsia="Times New Roman" w:cs="Times New Roman"/>
          <w:color w:val="000000"/>
          <w:sz w:val="24"/>
          <w:szCs w:val="24"/>
        </w:rPr>
        <w:t>rekomendasi</w:t>
      </w:r>
      <w:proofErr w:type="spellEnd"/>
      <w:r w:rsidR="00062D04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062D04">
        <w:rPr>
          <w:rFonts w:ascii="Times New Roman" w:hAnsi="Times New Roman" w:eastAsia="Times New Roman" w:cs="Times New Roman"/>
          <w:color w:val="000000"/>
          <w:sz w:val="24"/>
          <w:szCs w:val="24"/>
        </w:rPr>
        <w:t>tersebut</w:t>
      </w:r>
      <w:proofErr w:type="spellEnd"/>
      <w:r w:rsidR="00062D04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062D04">
        <w:rPr>
          <w:rFonts w:ascii="Times New Roman" w:hAnsi="Times New Roman" w:eastAsia="Times New Roman" w:cs="Times New Roman"/>
          <w:color w:val="000000"/>
          <w:sz w:val="24"/>
          <w:szCs w:val="24"/>
        </w:rPr>
        <w:t>ke</w:t>
      </w:r>
      <w:proofErr w:type="spellEnd"/>
      <w:r w:rsidR="00062D04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062D04">
        <w:rPr>
          <w:rFonts w:ascii="Times New Roman" w:hAnsi="Times New Roman" w:eastAsia="Times New Roman" w:cs="Times New Roman"/>
          <w:color w:val="000000"/>
          <w:sz w:val="24"/>
          <w:szCs w:val="24"/>
        </w:rPr>
        <w:t>fitur</w:t>
      </w:r>
      <w:proofErr w:type="spellEnd"/>
      <w:r w:rsidR="00062D04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062D04">
        <w:rPr>
          <w:rFonts w:ascii="Times New Roman" w:hAnsi="Times New Roman" w:eastAsia="Times New Roman" w:cs="Times New Roman"/>
          <w:color w:val="000000"/>
          <w:sz w:val="24"/>
          <w:szCs w:val="24"/>
        </w:rPr>
        <w:t>keranjang</w:t>
      </w:r>
      <w:proofErr w:type="spellEnd"/>
      <w:r w:rsidR="00062D04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062D04">
        <w:rPr>
          <w:rFonts w:ascii="Times New Roman" w:hAnsi="Times New Roman" w:eastAsia="Times New Roman" w:cs="Times New Roman"/>
          <w:color w:val="000000"/>
          <w:sz w:val="24"/>
          <w:szCs w:val="24"/>
        </w:rPr>
        <w:t>untuk</w:t>
      </w:r>
      <w:proofErr w:type="spellEnd"/>
      <w:r w:rsidR="00062D04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062D04">
        <w:rPr>
          <w:rFonts w:ascii="Times New Roman" w:hAnsi="Times New Roman" w:eastAsia="Times New Roman" w:cs="Times New Roman"/>
          <w:color w:val="000000"/>
          <w:sz w:val="24"/>
          <w:szCs w:val="24"/>
        </w:rPr>
        <w:t>dibeli</w:t>
      </w:r>
      <w:proofErr w:type="spellEnd"/>
      <w:r w:rsidR="00062D04">
        <w:rPr>
          <w:rFonts w:ascii="Times New Roman" w:hAnsi="Times New Roman" w:eastAsia="Times New Roman" w:cs="Times New Roman"/>
          <w:color w:val="000000"/>
          <w:sz w:val="24"/>
          <w:szCs w:val="24"/>
        </w:rPr>
        <w:t>.</w:t>
      </w:r>
    </w:p>
    <w:p w:rsidRPr="00877B2E" w:rsidR="00877B2E" w:rsidP="00080A04" w:rsidRDefault="007D380A" w14:paraId="665D4E5F" w14:textId="5D76052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</w:p>
    <w:p w:rsidRPr="0094786C" w:rsidR="00E52C85" w:rsidP="00CC4CB5" w:rsidRDefault="0094786C" w14:paraId="27325E58" w14:textId="58BEF898">
      <w:pPr>
        <w:pStyle w:val="Heading2"/>
        <w:numPr>
          <w:ilvl w:val="1"/>
          <w:numId w:val="32"/>
        </w:numPr>
      </w:pPr>
      <w:bookmarkStart w:name="_Toc193660318" w:id="5"/>
      <w:r>
        <w:t xml:space="preserve"> </w:t>
      </w:r>
      <w:proofErr w:type="spellStart"/>
      <w:r w:rsidRPr="0094786C" w:rsidR="00DE760C">
        <w:t>Keunggulan</w:t>
      </w:r>
      <w:bookmarkEnd w:id="5"/>
      <w:proofErr w:type="spellEnd"/>
    </w:p>
    <w:p w:rsidRPr="00CC4CB5" w:rsidR="00E37ECB" w:rsidP="00080A04" w:rsidRDefault="00AF7BE1" w14:paraId="3500D61B" w14:textId="30FC11C0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proofErr w:type="spellStart"/>
      <w:r w:rsidRPr="00CC4CB5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I</w:t>
      </w:r>
      <w:r w:rsidRPr="00CC4CB5" w:rsidR="00E37ECB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dentifikasi</w:t>
      </w:r>
      <w:proofErr w:type="spellEnd"/>
      <w:r w:rsidRPr="00CC4CB5" w:rsidR="00E37ECB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CC4CB5" w:rsidR="00E37ECB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membedakan</w:t>
      </w:r>
      <w:proofErr w:type="spellEnd"/>
      <w:r w:rsidRPr="00CC4CB5" w:rsidR="00E37ECB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C4CB5" w:rsidR="00E37ECB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produk</w:t>
      </w:r>
      <w:proofErr w:type="spellEnd"/>
      <w:r w:rsidRPr="00CC4CB5" w:rsidR="00E37ECB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kam</w:t>
      </w:r>
      <w:r w:rsidRPr="00CC4CB5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i</w:t>
      </w:r>
      <w:r w:rsidRPr="00CC4CB5" w:rsidR="00E37ECB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C4CB5" w:rsidR="00E37ECB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dari</w:t>
      </w:r>
      <w:proofErr w:type="spellEnd"/>
      <w:r w:rsidRPr="00CC4CB5" w:rsidR="00E37ECB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C4CB5" w:rsidR="00E37ECB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pesaing</w:t>
      </w:r>
      <w:proofErr w:type="spellEnd"/>
      <w:r w:rsidRPr="00CC4CB5" w:rsidR="00CC4CB5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:</w:t>
      </w:r>
    </w:p>
    <w:p w:rsidR="00E37ECB" w:rsidP="00CC4CB5" w:rsidRDefault="00A95257" w14:paraId="3E6CDA2B" w14:textId="50CDD6B8">
      <w:pPr>
        <w:pStyle w:val="ListParagraph"/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Produk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kami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memiliki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analisis</w:t>
      </w:r>
      <w:proofErr w:type="spellEnd"/>
      <w:r w:rsidR="007B7CE1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7B7CE1">
        <w:rPr>
          <w:rFonts w:ascii="Times New Roman" w:hAnsi="Times New Roman" w:eastAsia="Times New Roman" w:cs="Times New Roman"/>
          <w:color w:val="000000"/>
          <w:sz w:val="24"/>
          <w:szCs w:val="24"/>
        </w:rPr>
        <w:t>kebutuhan</w:t>
      </w:r>
      <w:proofErr w:type="spellEnd"/>
      <w:r w:rsidR="007B7CE1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7B7CE1">
        <w:rPr>
          <w:rFonts w:ascii="Times New Roman" w:hAnsi="Times New Roman" w:eastAsia="Times New Roman" w:cs="Times New Roman"/>
          <w:color w:val="000000"/>
          <w:sz w:val="24"/>
          <w:szCs w:val="24"/>
        </w:rPr>
        <w:t>bahan</w:t>
      </w:r>
      <w:proofErr w:type="spellEnd"/>
      <w:r w:rsidR="007B7CE1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7B7CE1">
        <w:rPr>
          <w:rFonts w:ascii="Times New Roman" w:hAnsi="Times New Roman" w:eastAsia="Times New Roman" w:cs="Times New Roman"/>
          <w:color w:val="000000"/>
          <w:sz w:val="24"/>
          <w:szCs w:val="24"/>
        </w:rPr>
        <w:t>baku</w:t>
      </w:r>
      <w:proofErr w:type="spellEnd"/>
      <w:r w:rsidR="007B7CE1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yang </w:t>
      </w:r>
      <w:proofErr w:type="spellStart"/>
      <w:r w:rsidR="007B7CE1">
        <w:rPr>
          <w:rFonts w:ascii="Times New Roman" w:hAnsi="Times New Roman" w:eastAsia="Times New Roman" w:cs="Times New Roman"/>
          <w:color w:val="000000"/>
          <w:sz w:val="24"/>
          <w:szCs w:val="24"/>
        </w:rPr>
        <w:t>berdasarkan</w:t>
      </w:r>
      <w:proofErr w:type="spellEnd"/>
      <w:r w:rsidR="007B7CE1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 w:rsidR="00434BB2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pada </w:t>
      </w:r>
      <w:r w:rsidR="00056E7E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data </w:t>
      </w:r>
      <w:proofErr w:type="spellStart"/>
      <w:r w:rsidR="00056E7E">
        <w:rPr>
          <w:rFonts w:ascii="Times New Roman" w:hAnsi="Times New Roman" w:eastAsia="Times New Roman" w:cs="Times New Roman"/>
          <w:color w:val="000000"/>
          <w:sz w:val="24"/>
          <w:szCs w:val="24"/>
        </w:rPr>
        <w:t>analist</w:t>
      </w:r>
      <w:proofErr w:type="spellEnd"/>
      <w:r w:rsidR="00056E7E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dan </w:t>
      </w:r>
      <w:proofErr w:type="spellStart"/>
      <w:r w:rsidR="00B7240C">
        <w:rPr>
          <w:rFonts w:ascii="Times New Roman" w:hAnsi="Times New Roman" w:eastAsia="Times New Roman" w:cs="Times New Roman"/>
          <w:color w:val="000000"/>
          <w:sz w:val="24"/>
          <w:szCs w:val="24"/>
        </w:rPr>
        <w:t>ahli</w:t>
      </w:r>
      <w:proofErr w:type="spellEnd"/>
      <w:r w:rsidR="00B7240C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B7240C">
        <w:rPr>
          <w:rFonts w:ascii="Times New Roman" w:hAnsi="Times New Roman" w:eastAsia="Times New Roman" w:cs="Times New Roman"/>
          <w:color w:val="000000"/>
          <w:sz w:val="24"/>
          <w:szCs w:val="24"/>
        </w:rPr>
        <w:t>gizi</w:t>
      </w:r>
      <w:proofErr w:type="spellEnd"/>
      <w:r w:rsidR="0030498F">
        <w:rPr>
          <w:rFonts w:ascii="Times New Roman" w:hAnsi="Times New Roman" w:eastAsia="Times New Roman" w:cs="Times New Roman"/>
          <w:color w:val="000000"/>
          <w:sz w:val="24"/>
          <w:szCs w:val="24"/>
        </w:rPr>
        <w:t>.</w:t>
      </w:r>
    </w:p>
    <w:p w:rsidR="00972DBB" w:rsidP="00CC4CB5" w:rsidRDefault="00972DBB" w14:paraId="5CFA01D5" w14:textId="748F8B0C">
      <w:pPr>
        <w:pStyle w:val="ListParagraph"/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Produk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kami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berkerjasama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/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bermitra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supermarket</w:t>
      </w:r>
      <w:r w:rsidR="0030498F">
        <w:rPr>
          <w:rFonts w:ascii="Times New Roman" w:hAnsi="Times New Roman" w:eastAsia="Times New Roman" w:cs="Times New Roman"/>
          <w:color w:val="000000"/>
          <w:sz w:val="24"/>
          <w:szCs w:val="24"/>
        </w:rPr>
        <w:t>.</w:t>
      </w:r>
    </w:p>
    <w:p w:rsidR="00B91CCB" w:rsidP="00CC4CB5" w:rsidRDefault="00B91CCB" w14:paraId="42233FB6" w14:textId="3C58EE3B">
      <w:pPr>
        <w:pStyle w:val="ListParagraph"/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Produk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kami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memiliki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fitur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chatbot yang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dapat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7E7EF0">
        <w:rPr>
          <w:rFonts w:ascii="Times New Roman" w:hAnsi="Times New Roman" w:eastAsia="Times New Roman" w:cs="Times New Roman"/>
          <w:color w:val="000000"/>
          <w:sz w:val="24"/>
          <w:szCs w:val="24"/>
        </w:rPr>
        <w:t>menjawab</w:t>
      </w:r>
      <w:proofErr w:type="spellEnd"/>
      <w:r w:rsidR="007E7EF0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7E7EF0">
        <w:rPr>
          <w:rFonts w:ascii="Times New Roman" w:hAnsi="Times New Roman" w:eastAsia="Times New Roman" w:cs="Times New Roman"/>
          <w:color w:val="000000"/>
          <w:sz w:val="24"/>
          <w:szCs w:val="24"/>
        </w:rPr>
        <w:t>pertanyaan</w:t>
      </w:r>
      <w:proofErr w:type="spellEnd"/>
      <w:r w:rsidR="007E7EF0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A0661E">
        <w:rPr>
          <w:rFonts w:ascii="Times New Roman" w:hAnsi="Times New Roman" w:eastAsia="Times New Roman" w:cs="Times New Roman"/>
          <w:color w:val="000000"/>
          <w:sz w:val="24"/>
          <w:szCs w:val="24"/>
        </w:rPr>
        <w:t>pengguna</w:t>
      </w:r>
      <w:proofErr w:type="spellEnd"/>
      <w:r w:rsidR="00A0661E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yang </w:t>
      </w:r>
      <w:proofErr w:type="spellStart"/>
      <w:r w:rsidR="00026B4B">
        <w:rPr>
          <w:rFonts w:ascii="Times New Roman" w:hAnsi="Times New Roman" w:eastAsia="Times New Roman" w:cs="Times New Roman"/>
          <w:color w:val="000000"/>
          <w:sz w:val="24"/>
          <w:szCs w:val="24"/>
        </w:rPr>
        <w:t>l</w:t>
      </w:r>
      <w:r w:rsidR="00A0661E">
        <w:rPr>
          <w:rFonts w:ascii="Times New Roman" w:hAnsi="Times New Roman" w:eastAsia="Times New Roman" w:cs="Times New Roman"/>
          <w:color w:val="000000"/>
          <w:sz w:val="24"/>
          <w:szCs w:val="24"/>
        </w:rPr>
        <w:t>ebih</w:t>
      </w:r>
      <w:proofErr w:type="spellEnd"/>
      <w:r w:rsidR="00A0661E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A0661E">
        <w:rPr>
          <w:rFonts w:ascii="Times New Roman" w:hAnsi="Times New Roman" w:eastAsia="Times New Roman" w:cs="Times New Roman"/>
          <w:color w:val="000000"/>
          <w:sz w:val="24"/>
          <w:szCs w:val="24"/>
        </w:rPr>
        <w:t>spesifik</w:t>
      </w:r>
      <w:proofErr w:type="spellEnd"/>
      <w:r w:rsidR="0030498F">
        <w:rPr>
          <w:rFonts w:ascii="Times New Roman" w:hAnsi="Times New Roman" w:eastAsia="Times New Roman" w:cs="Times New Roman"/>
          <w:color w:val="000000"/>
          <w:sz w:val="24"/>
          <w:szCs w:val="24"/>
        </w:rPr>
        <w:t>.</w:t>
      </w:r>
    </w:p>
    <w:p w:rsidRPr="00CC4CB5" w:rsidR="00F001AD" w:rsidP="00080A04" w:rsidRDefault="00AF7BE1" w14:paraId="293286B0" w14:textId="3E7ED825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proofErr w:type="spellStart"/>
      <w:r w:rsidRPr="00CC4CB5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P</w:t>
      </w:r>
      <w:r w:rsidRPr="00CC4CB5" w:rsidR="00DE760C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enjelasan</w:t>
      </w:r>
      <w:proofErr w:type="spellEnd"/>
      <w:r w:rsidRPr="00CC4CB5" w:rsidR="00DE760C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C4CB5" w:rsidR="00DE760C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keunggulan</w:t>
      </w:r>
      <w:proofErr w:type="spellEnd"/>
      <w:r w:rsidRPr="00CC4CB5" w:rsidR="00DE760C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C4CB5" w:rsidR="00DE760C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produk</w:t>
      </w:r>
      <w:proofErr w:type="spellEnd"/>
      <w:r w:rsidRPr="00CC4CB5" w:rsidR="00DE760C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C4CB5" w:rsidR="00DE760C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atau</w:t>
      </w:r>
      <w:proofErr w:type="spellEnd"/>
      <w:r w:rsidRPr="00CC4CB5" w:rsidR="00DE760C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C4CB5" w:rsidR="00DE760C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layanan</w:t>
      </w:r>
      <w:proofErr w:type="spellEnd"/>
      <w:r w:rsidRPr="00CC4CB5" w:rsidR="00DE760C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.</w:t>
      </w:r>
    </w:p>
    <w:p w:rsidR="007B1C49" w:rsidP="00CC4CB5" w:rsidRDefault="004E040C" w14:paraId="364988FD" w14:textId="083D3704">
      <w:pPr>
        <w:pStyle w:val="ListParagraph"/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Analisis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kebutuhan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bahan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baku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 w:rsidR="00AE0021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yang </w:t>
      </w:r>
      <w:proofErr w:type="spellStart"/>
      <w:r w:rsidR="00AE0021">
        <w:rPr>
          <w:rFonts w:ascii="Times New Roman" w:hAnsi="Times New Roman" w:eastAsia="Times New Roman" w:cs="Times New Roman"/>
          <w:color w:val="000000"/>
          <w:sz w:val="24"/>
          <w:szCs w:val="24"/>
        </w:rPr>
        <w:t>berdasarkan</w:t>
      </w:r>
      <w:proofErr w:type="spellEnd"/>
      <w:r w:rsidR="00AE0021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pada </w:t>
      </w:r>
      <w:proofErr w:type="spellStart"/>
      <w:r w:rsidR="00B8774C">
        <w:rPr>
          <w:rFonts w:ascii="Times New Roman" w:hAnsi="Times New Roman" w:eastAsia="Times New Roman" w:cs="Times New Roman"/>
          <w:color w:val="000000"/>
          <w:sz w:val="24"/>
          <w:szCs w:val="24"/>
        </w:rPr>
        <w:t>ahli</w:t>
      </w:r>
      <w:proofErr w:type="spellEnd"/>
      <w:r w:rsidR="00B8774C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B8774C">
        <w:rPr>
          <w:rFonts w:ascii="Times New Roman" w:hAnsi="Times New Roman" w:eastAsia="Times New Roman" w:cs="Times New Roman"/>
          <w:color w:val="000000"/>
          <w:sz w:val="24"/>
          <w:szCs w:val="24"/>
        </w:rPr>
        <w:t>gizi</w:t>
      </w:r>
      <w:proofErr w:type="spellEnd"/>
      <w:r w:rsidR="00B8774C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056E7E">
        <w:rPr>
          <w:rFonts w:ascii="Times New Roman" w:hAnsi="Times New Roman" w:eastAsia="Times New Roman" w:cs="Times New Roman"/>
          <w:color w:val="000000"/>
          <w:sz w:val="24"/>
          <w:szCs w:val="24"/>
        </w:rPr>
        <w:t>dapat</w:t>
      </w:r>
      <w:proofErr w:type="spellEnd"/>
      <w:r w:rsidR="00056E7E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056E7E">
        <w:rPr>
          <w:rFonts w:ascii="Times New Roman" w:hAnsi="Times New Roman" w:eastAsia="Times New Roman" w:cs="Times New Roman"/>
          <w:color w:val="000000"/>
          <w:sz w:val="24"/>
          <w:szCs w:val="24"/>
        </w:rPr>
        <w:t>meningkatkan</w:t>
      </w:r>
      <w:proofErr w:type="spellEnd"/>
      <w:r w:rsidR="00D41231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D41231">
        <w:rPr>
          <w:rFonts w:ascii="Times New Roman" w:hAnsi="Times New Roman" w:eastAsia="Times New Roman" w:cs="Times New Roman"/>
          <w:color w:val="000000"/>
          <w:sz w:val="24"/>
          <w:szCs w:val="24"/>
        </w:rPr>
        <w:t>keakura</w:t>
      </w:r>
      <w:r w:rsidR="00860C87">
        <w:rPr>
          <w:rFonts w:ascii="Times New Roman" w:hAnsi="Times New Roman" w:eastAsia="Times New Roman" w:cs="Times New Roman"/>
          <w:color w:val="000000"/>
          <w:sz w:val="24"/>
          <w:szCs w:val="24"/>
        </w:rPr>
        <w:t>tan</w:t>
      </w:r>
      <w:proofErr w:type="spellEnd"/>
      <w:r w:rsidR="00860C87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30498F">
        <w:rPr>
          <w:rFonts w:ascii="Times New Roman" w:hAnsi="Times New Roman" w:eastAsia="Times New Roman" w:cs="Times New Roman"/>
          <w:color w:val="000000"/>
          <w:sz w:val="24"/>
          <w:szCs w:val="24"/>
        </w:rPr>
        <w:t>stok</w:t>
      </w:r>
      <w:proofErr w:type="spellEnd"/>
      <w:r w:rsidR="0030498F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30498F">
        <w:rPr>
          <w:rFonts w:ascii="Times New Roman" w:hAnsi="Times New Roman" w:eastAsia="Times New Roman" w:cs="Times New Roman"/>
          <w:color w:val="000000"/>
          <w:sz w:val="24"/>
          <w:szCs w:val="24"/>
        </w:rPr>
        <w:t>makanan</w:t>
      </w:r>
      <w:proofErr w:type="spellEnd"/>
      <w:r w:rsidR="0030498F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yang </w:t>
      </w:r>
      <w:proofErr w:type="spellStart"/>
      <w:r w:rsidR="0030498F">
        <w:rPr>
          <w:rFonts w:ascii="Times New Roman" w:hAnsi="Times New Roman" w:eastAsia="Times New Roman" w:cs="Times New Roman"/>
          <w:color w:val="000000"/>
          <w:sz w:val="24"/>
          <w:szCs w:val="24"/>
        </w:rPr>
        <w:t>diperlukan</w:t>
      </w:r>
      <w:proofErr w:type="spellEnd"/>
      <w:r w:rsidR="0030498F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dan </w:t>
      </w:r>
      <w:proofErr w:type="spellStart"/>
      <w:r w:rsidR="0030498F">
        <w:rPr>
          <w:rFonts w:ascii="Times New Roman" w:hAnsi="Times New Roman" w:eastAsia="Times New Roman" w:cs="Times New Roman"/>
          <w:color w:val="000000"/>
          <w:sz w:val="24"/>
          <w:szCs w:val="24"/>
        </w:rPr>
        <w:t>jumlahnya</w:t>
      </w:r>
      <w:proofErr w:type="spellEnd"/>
      <w:r w:rsidR="0030498F">
        <w:rPr>
          <w:rFonts w:ascii="Times New Roman" w:hAnsi="Times New Roman" w:eastAsia="Times New Roman" w:cs="Times New Roman"/>
          <w:color w:val="000000"/>
          <w:sz w:val="24"/>
          <w:szCs w:val="24"/>
        </w:rPr>
        <w:t>.</w:t>
      </w:r>
    </w:p>
    <w:p w:rsidRPr="00965A86" w:rsidR="00965A86" w:rsidP="00CC4CB5" w:rsidRDefault="00965A86" w14:paraId="57A097C3" w14:textId="7B4C0409">
      <w:pPr>
        <w:pStyle w:val="ListParagraph"/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berkerjasama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/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bermitra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supermarket </w:t>
      </w:r>
      <w:proofErr w:type="spellStart"/>
      <w:r w:rsidR="003F4E70">
        <w:rPr>
          <w:rFonts w:ascii="Times New Roman" w:hAnsi="Times New Roman" w:eastAsia="Times New Roman" w:cs="Times New Roman"/>
          <w:color w:val="000000"/>
          <w:sz w:val="24"/>
          <w:szCs w:val="24"/>
        </w:rPr>
        <w:t>membuat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pengguna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tidak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hanya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mendapatkan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list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rekomendasi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melainkan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pengguna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juga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dapat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langsung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membeli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rekomendasi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bahan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baku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ke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supermarket</w:t>
      </w:r>
    </w:p>
    <w:p w:rsidRPr="00AA79C4" w:rsidR="00E6651E" w:rsidP="00CC4CB5" w:rsidRDefault="00250527" w14:paraId="579F37E9" w14:textId="5941CD14">
      <w:pPr>
        <w:pStyle w:val="ListParagraph"/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fitur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chatbot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dapat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membantu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pengguna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611467">
        <w:rPr>
          <w:rFonts w:ascii="Times New Roman" w:hAnsi="Times New Roman" w:eastAsia="Times New Roman" w:cs="Times New Roman"/>
          <w:color w:val="000000"/>
          <w:sz w:val="24"/>
          <w:szCs w:val="24"/>
        </w:rPr>
        <w:t>unutk</w:t>
      </w:r>
      <w:proofErr w:type="spellEnd"/>
      <w:r w:rsidR="00611467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611467">
        <w:rPr>
          <w:rFonts w:ascii="Times New Roman" w:hAnsi="Times New Roman" w:eastAsia="Times New Roman" w:cs="Times New Roman"/>
          <w:color w:val="000000"/>
          <w:sz w:val="24"/>
          <w:szCs w:val="24"/>
        </w:rPr>
        <w:t>mengeksplor</w:t>
      </w:r>
      <w:proofErr w:type="spellEnd"/>
      <w:r w:rsidR="00611467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611467">
        <w:rPr>
          <w:rFonts w:ascii="Times New Roman" w:hAnsi="Times New Roman" w:eastAsia="Times New Roman" w:cs="Times New Roman"/>
          <w:color w:val="000000"/>
          <w:sz w:val="24"/>
          <w:szCs w:val="24"/>
        </w:rPr>
        <w:t>kebutuhannya</w:t>
      </w:r>
      <w:proofErr w:type="spellEnd"/>
      <w:r w:rsidR="00611467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yang </w:t>
      </w:r>
      <w:proofErr w:type="spellStart"/>
      <w:r w:rsidR="00611467">
        <w:rPr>
          <w:rFonts w:ascii="Times New Roman" w:hAnsi="Times New Roman" w:eastAsia="Times New Roman" w:cs="Times New Roman"/>
          <w:color w:val="000000"/>
          <w:sz w:val="24"/>
          <w:szCs w:val="24"/>
        </w:rPr>
        <w:t>jauh</w:t>
      </w:r>
      <w:proofErr w:type="spellEnd"/>
      <w:r w:rsidR="00611467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611467">
        <w:rPr>
          <w:rFonts w:ascii="Times New Roman" w:hAnsi="Times New Roman" w:eastAsia="Times New Roman" w:cs="Times New Roman"/>
          <w:color w:val="000000"/>
          <w:sz w:val="24"/>
          <w:szCs w:val="24"/>
        </w:rPr>
        <w:t>lebih</w:t>
      </w:r>
      <w:proofErr w:type="spellEnd"/>
      <w:r w:rsidR="00611467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611467">
        <w:rPr>
          <w:rFonts w:ascii="Times New Roman" w:hAnsi="Times New Roman" w:eastAsia="Times New Roman" w:cs="Times New Roman"/>
          <w:color w:val="000000"/>
          <w:sz w:val="24"/>
          <w:szCs w:val="24"/>
        </w:rPr>
        <w:t>spesifik</w:t>
      </w:r>
      <w:proofErr w:type="spellEnd"/>
      <w:r w:rsidR="00611467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611467">
        <w:rPr>
          <w:rFonts w:ascii="Times New Roman" w:hAnsi="Times New Roman" w:eastAsia="Times New Roman" w:cs="Times New Roman"/>
          <w:color w:val="000000"/>
          <w:sz w:val="24"/>
          <w:szCs w:val="24"/>
        </w:rPr>
        <w:t>seperti</w:t>
      </w:r>
      <w:proofErr w:type="spellEnd"/>
      <w:r w:rsidR="00611467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program </w:t>
      </w:r>
      <w:proofErr w:type="spellStart"/>
      <w:proofErr w:type="gramStart"/>
      <w:r w:rsidR="00611467">
        <w:rPr>
          <w:rFonts w:ascii="Times New Roman" w:hAnsi="Times New Roman" w:eastAsia="Times New Roman" w:cs="Times New Roman"/>
          <w:color w:val="000000"/>
          <w:sz w:val="24"/>
          <w:szCs w:val="24"/>
        </w:rPr>
        <w:t>makan</w:t>
      </w:r>
      <w:proofErr w:type="spellEnd"/>
      <w:r w:rsidR="00611467">
        <w:rPr>
          <w:rFonts w:ascii="Times New Roman" w:hAnsi="Times New Roman" w:eastAsia="Times New Roman" w:cs="Times New Roman"/>
          <w:color w:val="000000"/>
          <w:sz w:val="24"/>
          <w:szCs w:val="24"/>
        </w:rPr>
        <w:t>(</w:t>
      </w:r>
      <w:proofErr w:type="gramEnd"/>
      <w:r w:rsidR="00611467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diet, cutting, bulking), </w:t>
      </w:r>
      <w:proofErr w:type="spellStart"/>
      <w:r w:rsidR="00B05FA6">
        <w:rPr>
          <w:rFonts w:ascii="Times New Roman" w:hAnsi="Times New Roman" w:eastAsia="Times New Roman" w:cs="Times New Roman"/>
          <w:color w:val="000000"/>
          <w:sz w:val="24"/>
          <w:szCs w:val="24"/>
        </w:rPr>
        <w:t>resep</w:t>
      </w:r>
      <w:proofErr w:type="spellEnd"/>
      <w:r w:rsidR="00B05FA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menu </w:t>
      </w:r>
      <w:proofErr w:type="spellStart"/>
      <w:r w:rsidR="00B05FA6">
        <w:rPr>
          <w:rFonts w:ascii="Times New Roman" w:hAnsi="Times New Roman" w:eastAsia="Times New Roman" w:cs="Times New Roman"/>
          <w:color w:val="000000"/>
          <w:sz w:val="24"/>
          <w:szCs w:val="24"/>
        </w:rPr>
        <w:t>makanan</w:t>
      </w:r>
      <w:proofErr w:type="spellEnd"/>
      <w:r w:rsidR="00B05FA6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proofErr w:type="spellStart"/>
      <w:r w:rsidR="0039391F">
        <w:rPr>
          <w:rFonts w:ascii="Times New Roman" w:hAnsi="Times New Roman" w:eastAsia="Times New Roman" w:cs="Times New Roman"/>
          <w:color w:val="000000"/>
          <w:sz w:val="24"/>
          <w:szCs w:val="24"/>
        </w:rPr>
        <w:t>dll</w:t>
      </w:r>
      <w:proofErr w:type="spellEnd"/>
      <w:r w:rsidR="0039391F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. Kami juga </w:t>
      </w:r>
      <w:proofErr w:type="spellStart"/>
      <w:r w:rsidR="0039391F">
        <w:rPr>
          <w:rFonts w:ascii="Times New Roman" w:hAnsi="Times New Roman" w:eastAsia="Times New Roman" w:cs="Times New Roman"/>
          <w:color w:val="000000"/>
          <w:sz w:val="24"/>
          <w:szCs w:val="24"/>
        </w:rPr>
        <w:t>menyediakan</w:t>
      </w:r>
      <w:proofErr w:type="spellEnd"/>
      <w:r w:rsidR="0039391F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39391F">
        <w:rPr>
          <w:rFonts w:ascii="Times New Roman" w:hAnsi="Times New Roman" w:eastAsia="Times New Roman" w:cs="Times New Roman"/>
          <w:color w:val="000000"/>
          <w:sz w:val="24"/>
          <w:szCs w:val="24"/>
        </w:rPr>
        <w:t>rekomendasi</w:t>
      </w:r>
      <w:proofErr w:type="spellEnd"/>
      <w:r w:rsidR="0039391F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prompt </w:t>
      </w:r>
      <w:proofErr w:type="spellStart"/>
      <w:r w:rsidR="0039391F">
        <w:rPr>
          <w:rFonts w:ascii="Times New Roman" w:hAnsi="Times New Roman" w:eastAsia="Times New Roman" w:cs="Times New Roman"/>
          <w:color w:val="000000"/>
          <w:sz w:val="24"/>
          <w:szCs w:val="24"/>
        </w:rPr>
        <w:t>untuk</w:t>
      </w:r>
      <w:proofErr w:type="spellEnd"/>
      <w:r w:rsidR="0039391F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39391F">
        <w:rPr>
          <w:rFonts w:ascii="Times New Roman" w:hAnsi="Times New Roman" w:eastAsia="Times New Roman" w:cs="Times New Roman"/>
          <w:color w:val="000000"/>
          <w:sz w:val="24"/>
          <w:szCs w:val="24"/>
        </w:rPr>
        <w:t>pengguna</w:t>
      </w:r>
      <w:proofErr w:type="spellEnd"/>
      <w:r w:rsidR="0039391F">
        <w:rPr>
          <w:rFonts w:ascii="Times New Roman" w:hAnsi="Times New Roman" w:eastAsia="Times New Roman" w:cs="Times New Roman"/>
          <w:color w:val="000000"/>
          <w:sz w:val="24"/>
          <w:szCs w:val="24"/>
        </w:rPr>
        <w:t>.</w:t>
      </w:r>
      <w:r w:rsidRPr="00AA79C4" w:rsidR="00E6651E">
        <w:rPr>
          <w:rFonts w:ascii="Times New Roman" w:hAnsi="Times New Roman" w:eastAsia="Times New Roman" w:cs="Times New Roman"/>
          <w:sz w:val="24"/>
          <w:szCs w:val="24"/>
        </w:rPr>
        <w:br w:type="page"/>
      </w:r>
    </w:p>
    <w:p w:rsidR="00756B73" w:rsidP="001F6137" w:rsidRDefault="00483ACA" w14:paraId="4807F4F4" w14:textId="77777777">
      <w:pPr>
        <w:pStyle w:val="Heading1"/>
      </w:pPr>
      <w:bookmarkStart w:name="_Toc193527279" w:id="6"/>
      <w:bookmarkStart w:name="_Toc193659411" w:id="7"/>
      <w:bookmarkStart w:name="_Toc193660319" w:id="8"/>
      <w:r w:rsidRPr="00973303">
        <w:t>BAB II. ANALISIS PASAR</w:t>
      </w:r>
      <w:bookmarkEnd w:id="6"/>
      <w:bookmarkEnd w:id="7"/>
      <w:bookmarkEnd w:id="8"/>
    </w:p>
    <w:p w:rsidRPr="002C58C1" w:rsidR="002C58C1" w:rsidP="002C58C1" w:rsidRDefault="002C58C1" w14:paraId="650D9FC7" w14:textId="77777777"/>
    <w:p w:rsidRPr="00973303" w:rsidR="00756B73" w:rsidP="00051C23" w:rsidRDefault="0094786C" w14:paraId="1D609611" w14:textId="001839A8">
      <w:pPr>
        <w:pStyle w:val="Heading2"/>
        <w:numPr>
          <w:ilvl w:val="1"/>
          <w:numId w:val="36"/>
        </w:numPr>
      </w:pPr>
      <w:bookmarkStart w:name="_Toc193660320" w:id="9"/>
      <w:r>
        <w:t xml:space="preserve"> </w:t>
      </w:r>
      <w:r w:rsidRPr="00973303" w:rsidR="00483ACA">
        <w:t>Target Pasar</w:t>
      </w:r>
      <w:bookmarkEnd w:id="9"/>
    </w:p>
    <w:p w:rsidR="00756B73" w:rsidP="00051C23" w:rsidRDefault="00483ACA" w14:paraId="409C1E83" w14:textId="79FA538A">
      <w:pPr>
        <w:pStyle w:val="ListParagraph"/>
        <w:numPr>
          <w:ilvl w:val="6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proofErr w:type="spellStart"/>
      <w:r w:rsidRPr="00973303">
        <w:rPr>
          <w:rFonts w:ascii="Times New Roman" w:hAnsi="Times New Roman" w:eastAsia="Times New Roman" w:cs="Times New Roman"/>
          <w:color w:val="000000"/>
          <w:sz w:val="24"/>
          <w:szCs w:val="24"/>
        </w:rPr>
        <w:t>Demografi</w:t>
      </w:r>
      <w:proofErr w:type="spellEnd"/>
      <w:r w:rsidRPr="00973303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: </w:t>
      </w:r>
    </w:p>
    <w:p w:rsidR="000419E0" w:rsidP="00080A04" w:rsidRDefault="00C25681" w14:paraId="29A65138" w14:textId="123FAC9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Usia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:</w:t>
      </w:r>
      <w:proofErr w:type="gram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 w:rsidR="00301F11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20 – 50 </w:t>
      </w:r>
      <w:proofErr w:type="spellStart"/>
      <w:r w:rsidR="00301F11">
        <w:rPr>
          <w:rFonts w:ascii="Times New Roman" w:hAnsi="Times New Roman" w:eastAsia="Times New Roman" w:cs="Times New Roman"/>
          <w:color w:val="000000"/>
          <w:sz w:val="24"/>
          <w:szCs w:val="24"/>
        </w:rPr>
        <w:t>tahun</w:t>
      </w:r>
      <w:proofErr w:type="spellEnd"/>
    </w:p>
    <w:p w:rsidR="00301F11" w:rsidP="00080A04" w:rsidRDefault="00301F11" w14:paraId="57FDB3A5" w14:textId="1D39D2C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Jenis </w:t>
      </w:r>
      <w:proofErr w:type="spellStart"/>
      <w:proofErr w:type="gram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kelamin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:</w:t>
      </w:r>
      <w:proofErr w:type="gram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 w:rsidR="005636A3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Pria dan </w:t>
      </w:r>
      <w:proofErr w:type="spellStart"/>
      <w:r w:rsidR="005636A3">
        <w:rPr>
          <w:rFonts w:ascii="Times New Roman" w:hAnsi="Times New Roman" w:eastAsia="Times New Roman" w:cs="Times New Roman"/>
          <w:color w:val="000000"/>
          <w:sz w:val="24"/>
          <w:szCs w:val="24"/>
        </w:rPr>
        <w:t>wanita</w:t>
      </w:r>
      <w:proofErr w:type="spellEnd"/>
    </w:p>
    <w:p w:rsidR="005636A3" w:rsidP="00080A04" w:rsidRDefault="00A25E5F" w14:paraId="1BA1F508" w14:textId="20DBAC3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Tingkat </w:t>
      </w:r>
      <w:proofErr w:type="spellStart"/>
      <w:proofErr w:type="gram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pendidikan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 w:rsidR="00646E77">
        <w:rPr>
          <w:rFonts w:ascii="Times New Roman" w:hAnsi="Times New Roman" w:eastAsia="Times New Roman" w:cs="Times New Roman"/>
          <w:color w:val="000000"/>
          <w:sz w:val="24"/>
          <w:szCs w:val="24"/>
        </w:rPr>
        <w:t>:</w:t>
      </w:r>
      <w:proofErr w:type="gramEnd"/>
      <w:r w:rsidR="00646E77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 w:rsidR="00604326">
        <w:rPr>
          <w:rFonts w:ascii="Times New Roman" w:hAnsi="Times New Roman" w:eastAsia="Times New Roman" w:cs="Times New Roman"/>
          <w:color w:val="000000"/>
          <w:sz w:val="24"/>
          <w:szCs w:val="24"/>
        </w:rPr>
        <w:t>SMA, Diploma, dan Sarjana</w:t>
      </w:r>
    </w:p>
    <w:p w:rsidR="00604326" w:rsidP="00080A04" w:rsidRDefault="0081058E" w14:paraId="6ACE0834" w14:textId="0FFFC19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Status </w:t>
      </w:r>
      <w:proofErr w:type="spellStart"/>
      <w:proofErr w:type="gram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pekerjaan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:</w:t>
      </w:r>
      <w:proofErr w:type="gram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405C0E">
        <w:rPr>
          <w:rFonts w:ascii="Times New Roman" w:hAnsi="Times New Roman" w:eastAsia="Times New Roman" w:cs="Times New Roman"/>
          <w:color w:val="000000"/>
          <w:sz w:val="24"/>
          <w:szCs w:val="24"/>
        </w:rPr>
        <w:t>Mahasiswa</w:t>
      </w:r>
      <w:proofErr w:type="spellEnd"/>
      <w:r w:rsidR="00405C0E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proofErr w:type="spellStart"/>
      <w:r w:rsidR="00D54A99">
        <w:rPr>
          <w:rFonts w:ascii="Times New Roman" w:hAnsi="Times New Roman" w:eastAsia="Times New Roman" w:cs="Times New Roman"/>
          <w:color w:val="000000"/>
          <w:sz w:val="24"/>
          <w:szCs w:val="24"/>
        </w:rPr>
        <w:t>Pemilik</w:t>
      </w:r>
      <w:proofErr w:type="spellEnd"/>
      <w:r w:rsidR="00D54A99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UMKM, </w:t>
      </w:r>
      <w:r w:rsidR="001C2FFF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dan </w:t>
      </w:r>
      <w:r w:rsidR="00D54A99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Ibu </w:t>
      </w:r>
      <w:proofErr w:type="spellStart"/>
      <w:r w:rsidR="00D54A99">
        <w:rPr>
          <w:rFonts w:ascii="Times New Roman" w:hAnsi="Times New Roman" w:eastAsia="Times New Roman" w:cs="Times New Roman"/>
          <w:color w:val="000000"/>
          <w:sz w:val="24"/>
          <w:szCs w:val="24"/>
        </w:rPr>
        <w:t>rumah</w:t>
      </w:r>
      <w:proofErr w:type="spellEnd"/>
      <w:r w:rsidR="00D54A99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D54A99">
        <w:rPr>
          <w:rFonts w:ascii="Times New Roman" w:hAnsi="Times New Roman" w:eastAsia="Times New Roman" w:cs="Times New Roman"/>
          <w:color w:val="000000"/>
          <w:sz w:val="24"/>
          <w:szCs w:val="24"/>
        </w:rPr>
        <w:t>tangga</w:t>
      </w:r>
      <w:proofErr w:type="spellEnd"/>
    </w:p>
    <w:p w:rsidRPr="00973303" w:rsidR="00DB0EDA" w:rsidP="00080A04" w:rsidRDefault="00DB0EDA" w14:paraId="1D3CB228" w14:textId="777777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756B73" w:rsidP="00051C23" w:rsidRDefault="00483ACA" w14:paraId="339F5C8A" w14:textId="15054913">
      <w:pPr>
        <w:pStyle w:val="ListParagraph"/>
        <w:numPr>
          <w:ilvl w:val="6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proofErr w:type="spellStart"/>
      <w:r w:rsidRPr="00973303">
        <w:rPr>
          <w:rFonts w:ascii="Times New Roman" w:hAnsi="Times New Roman" w:eastAsia="Times New Roman" w:cs="Times New Roman"/>
          <w:color w:val="000000"/>
          <w:sz w:val="24"/>
          <w:szCs w:val="24"/>
        </w:rPr>
        <w:t>Geografis</w:t>
      </w:r>
      <w:proofErr w:type="spellEnd"/>
      <w:r w:rsidRPr="00973303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: </w:t>
      </w:r>
    </w:p>
    <w:p w:rsidR="00613AAD" w:rsidP="00080A04" w:rsidRDefault="00920F07" w14:paraId="11CB89E3" w14:textId="1D31B43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Skala wilayah yang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ditargetkan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3227C7">
        <w:rPr>
          <w:rFonts w:ascii="Times New Roman" w:hAnsi="Times New Roman" w:eastAsia="Times New Roman" w:cs="Times New Roman"/>
          <w:color w:val="000000"/>
          <w:sz w:val="24"/>
          <w:szCs w:val="24"/>
        </w:rPr>
        <w:t>dalam</w:t>
      </w:r>
      <w:proofErr w:type="spellEnd"/>
      <w:r w:rsidR="003227C7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F453B4">
        <w:rPr>
          <w:rFonts w:ascii="Times New Roman" w:hAnsi="Times New Roman" w:eastAsia="Times New Roman" w:cs="Times New Roman"/>
          <w:color w:val="000000"/>
          <w:sz w:val="24"/>
          <w:szCs w:val="24"/>
        </w:rPr>
        <w:t>perancangan</w:t>
      </w:r>
      <w:proofErr w:type="spellEnd"/>
      <w:r w:rsidR="00F453B4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F453B4">
        <w:rPr>
          <w:rFonts w:ascii="Times New Roman" w:hAnsi="Times New Roman" w:eastAsia="Times New Roman" w:cs="Times New Roman"/>
          <w:color w:val="000000"/>
          <w:sz w:val="24"/>
          <w:szCs w:val="24"/>
        </w:rPr>
        <w:t>usaha</w:t>
      </w:r>
      <w:proofErr w:type="spellEnd"/>
      <w:r w:rsidR="00F453B4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F453B4">
        <w:rPr>
          <w:rFonts w:ascii="Times New Roman" w:hAnsi="Times New Roman" w:eastAsia="Times New Roman" w:cs="Times New Roman"/>
          <w:color w:val="000000"/>
          <w:sz w:val="24"/>
          <w:szCs w:val="24"/>
        </w:rPr>
        <w:t>ini</w:t>
      </w:r>
      <w:proofErr w:type="spellEnd"/>
      <w:r w:rsidR="00F453B4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F453B4">
        <w:rPr>
          <w:rFonts w:ascii="Times New Roman" w:hAnsi="Times New Roman" w:eastAsia="Times New Roman" w:cs="Times New Roman"/>
          <w:color w:val="000000"/>
          <w:sz w:val="24"/>
          <w:szCs w:val="24"/>
        </w:rPr>
        <w:t>adalah</w:t>
      </w:r>
      <w:proofErr w:type="spellEnd"/>
      <w:r w:rsidR="00F453B4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F453B4">
        <w:rPr>
          <w:rFonts w:ascii="Times New Roman" w:hAnsi="Times New Roman" w:eastAsia="Times New Roman" w:cs="Times New Roman"/>
          <w:color w:val="000000"/>
          <w:sz w:val="24"/>
          <w:szCs w:val="24"/>
        </w:rPr>
        <w:t>skala</w:t>
      </w:r>
      <w:proofErr w:type="spellEnd"/>
      <w:r w:rsidR="00F453B4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F453B4">
        <w:rPr>
          <w:rFonts w:ascii="Times New Roman" w:hAnsi="Times New Roman" w:eastAsia="Times New Roman" w:cs="Times New Roman"/>
          <w:color w:val="000000"/>
          <w:sz w:val="24"/>
          <w:szCs w:val="24"/>
        </w:rPr>
        <w:t>nasional</w:t>
      </w:r>
      <w:proofErr w:type="spellEnd"/>
      <w:r w:rsidR="00F453B4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. </w:t>
      </w:r>
      <w:proofErr w:type="spellStart"/>
      <w:r w:rsidR="00CF785F">
        <w:rPr>
          <w:rFonts w:ascii="Times New Roman" w:hAnsi="Times New Roman" w:eastAsia="Times New Roman" w:cs="Times New Roman"/>
          <w:color w:val="000000"/>
          <w:sz w:val="24"/>
          <w:szCs w:val="24"/>
        </w:rPr>
        <w:t>Meski</w:t>
      </w:r>
      <w:proofErr w:type="spellEnd"/>
      <w:r w:rsidR="00CF785F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CF785F">
        <w:rPr>
          <w:rFonts w:ascii="Times New Roman" w:hAnsi="Times New Roman" w:eastAsia="Times New Roman" w:cs="Times New Roman"/>
          <w:color w:val="000000"/>
          <w:sz w:val="24"/>
          <w:szCs w:val="24"/>
        </w:rPr>
        <w:t>dalam</w:t>
      </w:r>
      <w:proofErr w:type="spellEnd"/>
      <w:r w:rsidR="00CF785F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CF785F">
        <w:rPr>
          <w:rFonts w:ascii="Times New Roman" w:hAnsi="Times New Roman" w:eastAsia="Times New Roman" w:cs="Times New Roman"/>
          <w:color w:val="000000"/>
          <w:sz w:val="24"/>
          <w:szCs w:val="24"/>
        </w:rPr>
        <w:t>eksekusinya</w:t>
      </w:r>
      <w:proofErr w:type="spellEnd"/>
      <w:r w:rsidR="000E11B5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proofErr w:type="spellStart"/>
      <w:r w:rsidR="00CF785F">
        <w:rPr>
          <w:rFonts w:ascii="Times New Roman" w:hAnsi="Times New Roman" w:eastAsia="Times New Roman" w:cs="Times New Roman"/>
          <w:color w:val="000000"/>
          <w:sz w:val="24"/>
          <w:szCs w:val="24"/>
        </w:rPr>
        <w:t>ekspansi</w:t>
      </w:r>
      <w:proofErr w:type="spellEnd"/>
      <w:r w:rsidR="002B480D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2B480D">
        <w:rPr>
          <w:rFonts w:ascii="Times New Roman" w:hAnsi="Times New Roman" w:eastAsia="Times New Roman" w:cs="Times New Roman"/>
          <w:color w:val="000000"/>
          <w:sz w:val="24"/>
          <w:szCs w:val="24"/>
        </w:rPr>
        <w:t>akan</w:t>
      </w:r>
      <w:proofErr w:type="spellEnd"/>
      <w:r w:rsidR="002B480D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2B480D">
        <w:rPr>
          <w:rFonts w:ascii="Times New Roman" w:hAnsi="Times New Roman" w:eastAsia="Times New Roman" w:cs="Times New Roman"/>
          <w:color w:val="000000"/>
          <w:sz w:val="24"/>
          <w:szCs w:val="24"/>
        </w:rPr>
        <w:t>dilakukan</w:t>
      </w:r>
      <w:proofErr w:type="spellEnd"/>
      <w:r w:rsidR="002B480D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2B480D">
        <w:rPr>
          <w:rFonts w:ascii="Times New Roman" w:hAnsi="Times New Roman" w:eastAsia="Times New Roman" w:cs="Times New Roman"/>
          <w:color w:val="000000"/>
          <w:sz w:val="24"/>
          <w:szCs w:val="24"/>
        </w:rPr>
        <w:t>secara</w:t>
      </w:r>
      <w:proofErr w:type="spellEnd"/>
      <w:r w:rsidR="002B480D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2B480D">
        <w:rPr>
          <w:rFonts w:ascii="Times New Roman" w:hAnsi="Times New Roman" w:eastAsia="Times New Roman" w:cs="Times New Roman"/>
          <w:color w:val="000000"/>
          <w:sz w:val="24"/>
          <w:szCs w:val="24"/>
        </w:rPr>
        <w:t>bertahap</w:t>
      </w:r>
      <w:proofErr w:type="spellEnd"/>
      <w:r w:rsidR="002B480D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2B480D">
        <w:rPr>
          <w:rFonts w:ascii="Times New Roman" w:hAnsi="Times New Roman" w:eastAsia="Times New Roman" w:cs="Times New Roman"/>
          <w:color w:val="000000"/>
          <w:sz w:val="24"/>
          <w:szCs w:val="24"/>
        </w:rPr>
        <w:t>dari</w:t>
      </w:r>
      <w:proofErr w:type="spellEnd"/>
      <w:r w:rsidR="002B480D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AE14E0">
        <w:rPr>
          <w:rFonts w:ascii="Times New Roman" w:hAnsi="Times New Roman" w:eastAsia="Times New Roman" w:cs="Times New Roman"/>
          <w:color w:val="000000"/>
          <w:sz w:val="24"/>
          <w:szCs w:val="24"/>
        </w:rPr>
        <w:t>daerah</w:t>
      </w:r>
      <w:proofErr w:type="spellEnd"/>
      <w:r w:rsidR="00AE14E0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AE14E0">
        <w:rPr>
          <w:rFonts w:ascii="Times New Roman" w:hAnsi="Times New Roman" w:eastAsia="Times New Roman" w:cs="Times New Roman"/>
          <w:color w:val="000000"/>
          <w:sz w:val="24"/>
          <w:szCs w:val="24"/>
        </w:rPr>
        <w:t>kecil</w:t>
      </w:r>
      <w:proofErr w:type="spellEnd"/>
      <w:r w:rsidR="00AE14E0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AE14E0">
        <w:rPr>
          <w:rFonts w:ascii="Times New Roman" w:hAnsi="Times New Roman" w:eastAsia="Times New Roman" w:cs="Times New Roman"/>
          <w:color w:val="000000"/>
          <w:sz w:val="24"/>
          <w:szCs w:val="24"/>
        </w:rPr>
        <w:t>ke</w:t>
      </w:r>
      <w:proofErr w:type="spellEnd"/>
      <w:r w:rsidR="00AE14E0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AE14E0">
        <w:rPr>
          <w:rFonts w:ascii="Times New Roman" w:hAnsi="Times New Roman" w:eastAsia="Times New Roman" w:cs="Times New Roman"/>
          <w:color w:val="000000"/>
          <w:sz w:val="24"/>
          <w:szCs w:val="24"/>
        </w:rPr>
        <w:t>daerah</w:t>
      </w:r>
      <w:proofErr w:type="spellEnd"/>
      <w:r w:rsidR="00AE14E0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AE14E0">
        <w:rPr>
          <w:rFonts w:ascii="Times New Roman" w:hAnsi="Times New Roman" w:eastAsia="Times New Roman" w:cs="Times New Roman"/>
          <w:color w:val="000000"/>
          <w:sz w:val="24"/>
          <w:szCs w:val="24"/>
        </w:rPr>
        <w:t>besar</w:t>
      </w:r>
      <w:proofErr w:type="spellEnd"/>
      <w:r w:rsidR="00AE14E0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AE14E0">
        <w:rPr>
          <w:rFonts w:ascii="Times New Roman" w:hAnsi="Times New Roman" w:eastAsia="Times New Roman" w:cs="Times New Roman"/>
          <w:color w:val="000000"/>
          <w:sz w:val="24"/>
          <w:szCs w:val="24"/>
        </w:rPr>
        <w:t>sampai</w:t>
      </w:r>
      <w:proofErr w:type="spellEnd"/>
      <w:r w:rsidR="00AE14E0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pada </w:t>
      </w:r>
      <w:proofErr w:type="spellStart"/>
      <w:r w:rsidR="00AE14E0">
        <w:rPr>
          <w:rFonts w:ascii="Times New Roman" w:hAnsi="Times New Roman" w:eastAsia="Times New Roman" w:cs="Times New Roman"/>
          <w:color w:val="000000"/>
          <w:sz w:val="24"/>
          <w:szCs w:val="24"/>
        </w:rPr>
        <w:t>skala</w:t>
      </w:r>
      <w:proofErr w:type="spellEnd"/>
      <w:r w:rsidR="00AE14E0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AE14E0">
        <w:rPr>
          <w:rFonts w:ascii="Times New Roman" w:hAnsi="Times New Roman" w:eastAsia="Times New Roman" w:cs="Times New Roman"/>
          <w:color w:val="000000"/>
          <w:sz w:val="24"/>
          <w:szCs w:val="24"/>
        </w:rPr>
        <w:t>nasional</w:t>
      </w:r>
      <w:proofErr w:type="spellEnd"/>
      <w:r w:rsidR="00AE14E0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. </w:t>
      </w:r>
      <w:proofErr w:type="spellStart"/>
      <w:r w:rsidRPr="00F453B4" w:rsidR="00F453B4">
        <w:rPr>
          <w:rFonts w:ascii="Times New Roman" w:hAnsi="Times New Roman" w:eastAsia="Times New Roman" w:cs="Times New Roman"/>
          <w:color w:val="000000"/>
          <w:sz w:val="24"/>
          <w:szCs w:val="24"/>
        </w:rPr>
        <w:t>Dukungan</w:t>
      </w:r>
      <w:proofErr w:type="spellEnd"/>
      <w:r w:rsidRPr="00F453B4" w:rsidR="00F453B4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F453B4" w:rsidR="00F453B4">
        <w:rPr>
          <w:rFonts w:ascii="Times New Roman" w:hAnsi="Times New Roman" w:eastAsia="Times New Roman" w:cs="Times New Roman"/>
          <w:color w:val="000000"/>
          <w:sz w:val="24"/>
          <w:szCs w:val="24"/>
        </w:rPr>
        <w:t>fitur</w:t>
      </w:r>
      <w:proofErr w:type="spellEnd"/>
      <w:r w:rsidRPr="00F453B4" w:rsidR="00F453B4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F453B4" w:rsidR="00F453B4">
        <w:rPr>
          <w:rFonts w:ascii="Times New Roman" w:hAnsi="Times New Roman" w:eastAsia="Times New Roman" w:cs="Times New Roman"/>
          <w:color w:val="000000"/>
          <w:sz w:val="24"/>
          <w:szCs w:val="24"/>
        </w:rPr>
        <w:t>mudah</w:t>
      </w:r>
      <w:proofErr w:type="spellEnd"/>
      <w:r w:rsidRPr="00F453B4" w:rsidR="00F453B4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F453B4" w:rsidR="00F453B4">
        <w:rPr>
          <w:rFonts w:ascii="Times New Roman" w:hAnsi="Times New Roman" w:eastAsia="Times New Roman" w:cs="Times New Roman"/>
          <w:color w:val="000000"/>
          <w:sz w:val="24"/>
          <w:szCs w:val="24"/>
        </w:rPr>
        <w:t>digunakan</w:t>
      </w:r>
      <w:proofErr w:type="spellEnd"/>
      <w:r w:rsidRPr="00F453B4" w:rsidR="00F453B4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dan </w:t>
      </w:r>
      <w:proofErr w:type="spellStart"/>
      <w:r w:rsidRPr="00F453B4" w:rsidR="00F453B4">
        <w:rPr>
          <w:rFonts w:ascii="Times New Roman" w:hAnsi="Times New Roman" w:eastAsia="Times New Roman" w:cs="Times New Roman"/>
          <w:color w:val="000000"/>
          <w:sz w:val="24"/>
          <w:szCs w:val="24"/>
        </w:rPr>
        <w:t>relevan</w:t>
      </w:r>
      <w:proofErr w:type="spellEnd"/>
      <w:r w:rsidRPr="00F453B4" w:rsidR="00F453B4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F453B4" w:rsidR="00F453B4">
        <w:rPr>
          <w:rFonts w:ascii="Times New Roman" w:hAnsi="Times New Roman" w:eastAsia="Times New Roman" w:cs="Times New Roman"/>
          <w:color w:val="000000"/>
          <w:sz w:val="24"/>
          <w:szCs w:val="24"/>
        </w:rPr>
        <w:t>dengan</w:t>
      </w:r>
      <w:proofErr w:type="spellEnd"/>
      <w:r w:rsidRPr="00F453B4" w:rsidR="00F453B4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F453B4" w:rsidR="00F453B4">
        <w:rPr>
          <w:rFonts w:ascii="Times New Roman" w:hAnsi="Times New Roman" w:eastAsia="Times New Roman" w:cs="Times New Roman"/>
          <w:color w:val="000000"/>
          <w:sz w:val="24"/>
          <w:szCs w:val="24"/>
        </w:rPr>
        <w:t>kehidupan</w:t>
      </w:r>
      <w:proofErr w:type="spellEnd"/>
      <w:r w:rsidRPr="00F453B4" w:rsidR="00F453B4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F453B4" w:rsidR="00F453B4">
        <w:rPr>
          <w:rFonts w:ascii="Times New Roman" w:hAnsi="Times New Roman" w:eastAsia="Times New Roman" w:cs="Times New Roman"/>
          <w:color w:val="000000"/>
          <w:sz w:val="24"/>
          <w:szCs w:val="24"/>
        </w:rPr>
        <w:t>sehari-hari</w:t>
      </w:r>
      <w:proofErr w:type="spellEnd"/>
      <w:r w:rsidRPr="00F453B4" w:rsidR="00F453B4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F453B4" w:rsidR="00F453B4">
        <w:rPr>
          <w:rFonts w:ascii="Times New Roman" w:hAnsi="Times New Roman" w:eastAsia="Times New Roman" w:cs="Times New Roman"/>
          <w:color w:val="000000"/>
          <w:sz w:val="24"/>
          <w:szCs w:val="24"/>
        </w:rPr>
        <w:t>membuat</w:t>
      </w:r>
      <w:proofErr w:type="spellEnd"/>
      <w:r w:rsidRPr="00F453B4" w:rsidR="00F453B4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F453B4" w:rsidR="00F453B4">
        <w:rPr>
          <w:rFonts w:ascii="Times New Roman" w:hAnsi="Times New Roman" w:eastAsia="Times New Roman" w:cs="Times New Roman"/>
          <w:color w:val="000000"/>
          <w:sz w:val="24"/>
          <w:szCs w:val="24"/>
        </w:rPr>
        <w:t>aplikasi</w:t>
      </w:r>
      <w:proofErr w:type="spellEnd"/>
      <w:r w:rsidRPr="00F453B4" w:rsidR="00F453B4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F453B4" w:rsidR="00F453B4">
        <w:rPr>
          <w:rFonts w:ascii="Times New Roman" w:hAnsi="Times New Roman" w:eastAsia="Times New Roman" w:cs="Times New Roman"/>
          <w:color w:val="000000"/>
          <w:sz w:val="24"/>
          <w:szCs w:val="24"/>
        </w:rPr>
        <w:t>ini</w:t>
      </w:r>
      <w:proofErr w:type="spellEnd"/>
      <w:r w:rsidRPr="00F453B4" w:rsidR="00F453B4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F453B4" w:rsidR="00F453B4">
        <w:rPr>
          <w:rFonts w:ascii="Times New Roman" w:hAnsi="Times New Roman" w:eastAsia="Times New Roman" w:cs="Times New Roman"/>
          <w:color w:val="000000"/>
          <w:sz w:val="24"/>
          <w:szCs w:val="24"/>
        </w:rPr>
        <w:t>cocok</w:t>
      </w:r>
      <w:proofErr w:type="spellEnd"/>
      <w:r w:rsidRPr="00F453B4" w:rsidR="00F453B4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F453B4" w:rsidR="00F453B4">
        <w:rPr>
          <w:rFonts w:ascii="Times New Roman" w:hAnsi="Times New Roman" w:eastAsia="Times New Roman" w:cs="Times New Roman"/>
          <w:color w:val="000000"/>
          <w:sz w:val="24"/>
          <w:szCs w:val="24"/>
        </w:rPr>
        <w:t>untuk</w:t>
      </w:r>
      <w:proofErr w:type="spellEnd"/>
      <w:r w:rsidRPr="00F453B4" w:rsidR="00F453B4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F453B4" w:rsidR="00F453B4">
        <w:rPr>
          <w:rFonts w:ascii="Times New Roman" w:hAnsi="Times New Roman" w:eastAsia="Times New Roman" w:cs="Times New Roman"/>
          <w:color w:val="000000"/>
          <w:sz w:val="24"/>
          <w:szCs w:val="24"/>
        </w:rPr>
        <w:t>diterapkan</w:t>
      </w:r>
      <w:proofErr w:type="spellEnd"/>
      <w:r w:rsidRPr="00F453B4" w:rsidR="00F453B4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F453B4" w:rsidR="00F453B4">
        <w:rPr>
          <w:rFonts w:ascii="Times New Roman" w:hAnsi="Times New Roman" w:eastAsia="Times New Roman" w:cs="Times New Roman"/>
          <w:color w:val="000000"/>
          <w:sz w:val="24"/>
          <w:szCs w:val="24"/>
        </w:rPr>
        <w:t>secara</w:t>
      </w:r>
      <w:proofErr w:type="spellEnd"/>
      <w:r w:rsidRPr="00F453B4" w:rsidR="00F453B4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F453B4" w:rsidR="00F453B4">
        <w:rPr>
          <w:rFonts w:ascii="Times New Roman" w:hAnsi="Times New Roman" w:eastAsia="Times New Roman" w:cs="Times New Roman"/>
          <w:color w:val="000000"/>
          <w:sz w:val="24"/>
          <w:szCs w:val="24"/>
        </w:rPr>
        <w:t>nasional</w:t>
      </w:r>
      <w:proofErr w:type="spellEnd"/>
      <w:r w:rsidRPr="00F453B4" w:rsidR="00F453B4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proofErr w:type="spellStart"/>
      <w:r w:rsidRPr="00F453B4" w:rsidR="00F453B4">
        <w:rPr>
          <w:rFonts w:ascii="Times New Roman" w:hAnsi="Times New Roman" w:eastAsia="Times New Roman" w:cs="Times New Roman"/>
          <w:color w:val="000000"/>
          <w:sz w:val="24"/>
          <w:szCs w:val="24"/>
        </w:rPr>
        <w:t>membantu</w:t>
      </w:r>
      <w:proofErr w:type="spellEnd"/>
      <w:r w:rsidRPr="00F453B4" w:rsidR="00F453B4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F453B4" w:rsidR="00F453B4">
        <w:rPr>
          <w:rFonts w:ascii="Times New Roman" w:hAnsi="Times New Roman" w:eastAsia="Times New Roman" w:cs="Times New Roman"/>
          <w:color w:val="000000"/>
          <w:sz w:val="24"/>
          <w:szCs w:val="24"/>
        </w:rPr>
        <w:t>masyarakat</w:t>
      </w:r>
      <w:proofErr w:type="spellEnd"/>
      <w:r w:rsidRPr="00F453B4" w:rsidR="00F453B4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Indonesia </w:t>
      </w:r>
      <w:proofErr w:type="spellStart"/>
      <w:r w:rsidRPr="00F453B4" w:rsidR="00F453B4">
        <w:rPr>
          <w:rFonts w:ascii="Times New Roman" w:hAnsi="Times New Roman" w:eastAsia="Times New Roman" w:cs="Times New Roman"/>
          <w:color w:val="000000"/>
          <w:sz w:val="24"/>
          <w:szCs w:val="24"/>
        </w:rPr>
        <w:t>mengelola</w:t>
      </w:r>
      <w:proofErr w:type="spellEnd"/>
      <w:r w:rsidRPr="00F453B4" w:rsidR="00F453B4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F453B4" w:rsidR="00F453B4">
        <w:rPr>
          <w:rFonts w:ascii="Times New Roman" w:hAnsi="Times New Roman" w:eastAsia="Times New Roman" w:cs="Times New Roman"/>
          <w:color w:val="000000"/>
          <w:sz w:val="24"/>
          <w:szCs w:val="24"/>
        </w:rPr>
        <w:t>stok</w:t>
      </w:r>
      <w:proofErr w:type="spellEnd"/>
      <w:r w:rsidRPr="00F453B4" w:rsidR="00F453B4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F453B4" w:rsidR="00F453B4">
        <w:rPr>
          <w:rFonts w:ascii="Times New Roman" w:hAnsi="Times New Roman" w:eastAsia="Times New Roman" w:cs="Times New Roman"/>
          <w:color w:val="000000"/>
          <w:sz w:val="24"/>
          <w:szCs w:val="24"/>
        </w:rPr>
        <w:t>makanan</w:t>
      </w:r>
      <w:proofErr w:type="spellEnd"/>
      <w:r w:rsidRPr="00F453B4" w:rsidR="00F453B4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F453B4" w:rsidR="00F453B4">
        <w:rPr>
          <w:rFonts w:ascii="Times New Roman" w:hAnsi="Times New Roman" w:eastAsia="Times New Roman" w:cs="Times New Roman"/>
          <w:color w:val="000000"/>
          <w:sz w:val="24"/>
          <w:szCs w:val="24"/>
        </w:rPr>
        <w:t>dengan</w:t>
      </w:r>
      <w:proofErr w:type="spellEnd"/>
      <w:r w:rsidRPr="00F453B4" w:rsidR="00F453B4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F453B4" w:rsidR="00F453B4">
        <w:rPr>
          <w:rFonts w:ascii="Times New Roman" w:hAnsi="Times New Roman" w:eastAsia="Times New Roman" w:cs="Times New Roman"/>
          <w:color w:val="000000"/>
          <w:sz w:val="24"/>
          <w:szCs w:val="24"/>
        </w:rPr>
        <w:t>lebih</w:t>
      </w:r>
      <w:proofErr w:type="spellEnd"/>
      <w:r w:rsidRPr="00F453B4" w:rsidR="00F453B4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F453B4" w:rsidR="00F453B4">
        <w:rPr>
          <w:rFonts w:ascii="Times New Roman" w:hAnsi="Times New Roman" w:eastAsia="Times New Roman" w:cs="Times New Roman"/>
          <w:color w:val="000000"/>
          <w:sz w:val="24"/>
          <w:szCs w:val="24"/>
        </w:rPr>
        <w:t>efisien</w:t>
      </w:r>
      <w:proofErr w:type="spellEnd"/>
      <w:r w:rsidRPr="00F453B4" w:rsidR="00F453B4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proofErr w:type="spellStart"/>
      <w:r w:rsidRPr="00F453B4" w:rsidR="00F453B4">
        <w:rPr>
          <w:rFonts w:ascii="Times New Roman" w:hAnsi="Times New Roman" w:eastAsia="Times New Roman" w:cs="Times New Roman"/>
          <w:color w:val="000000"/>
          <w:sz w:val="24"/>
          <w:szCs w:val="24"/>
        </w:rPr>
        <w:t>hemat</w:t>
      </w:r>
      <w:proofErr w:type="spellEnd"/>
      <w:r w:rsidRPr="00F453B4" w:rsidR="00F453B4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dan </w:t>
      </w:r>
      <w:proofErr w:type="spellStart"/>
      <w:r w:rsidRPr="00F453B4" w:rsidR="00F453B4">
        <w:rPr>
          <w:rFonts w:ascii="Times New Roman" w:hAnsi="Times New Roman" w:eastAsia="Times New Roman" w:cs="Times New Roman"/>
          <w:color w:val="000000"/>
          <w:sz w:val="24"/>
          <w:szCs w:val="24"/>
        </w:rPr>
        <w:t>ramah</w:t>
      </w:r>
      <w:proofErr w:type="spellEnd"/>
      <w:r w:rsidRPr="00F453B4" w:rsidR="00F453B4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F453B4" w:rsidR="00F453B4">
        <w:rPr>
          <w:rFonts w:ascii="Times New Roman" w:hAnsi="Times New Roman" w:eastAsia="Times New Roman" w:cs="Times New Roman"/>
          <w:color w:val="000000"/>
          <w:sz w:val="24"/>
          <w:szCs w:val="24"/>
        </w:rPr>
        <w:t>lingkungan</w:t>
      </w:r>
      <w:proofErr w:type="spellEnd"/>
      <w:r w:rsidRPr="00F453B4" w:rsidR="00F453B4">
        <w:rPr>
          <w:rFonts w:ascii="Times New Roman" w:hAnsi="Times New Roman" w:eastAsia="Times New Roman" w:cs="Times New Roman"/>
          <w:color w:val="000000"/>
          <w:sz w:val="24"/>
          <w:szCs w:val="24"/>
        </w:rPr>
        <w:t>.</w:t>
      </w:r>
    </w:p>
    <w:p w:rsidRPr="00973303" w:rsidR="003F7FA9" w:rsidP="00080A04" w:rsidRDefault="003F7FA9" w14:paraId="7EE73AEB" w14:textId="777777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5331F7" w:rsidP="00051C23" w:rsidRDefault="00483ACA" w14:paraId="3F20B4F8" w14:textId="7781C85A">
      <w:pPr>
        <w:pStyle w:val="ListParagraph"/>
        <w:numPr>
          <w:ilvl w:val="6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proofErr w:type="spellStart"/>
      <w:r w:rsidRPr="005331F7">
        <w:rPr>
          <w:rFonts w:ascii="Times New Roman" w:hAnsi="Times New Roman" w:eastAsia="Times New Roman" w:cs="Times New Roman"/>
          <w:color w:val="000000"/>
          <w:sz w:val="24"/>
          <w:szCs w:val="24"/>
        </w:rPr>
        <w:t>Psikografis</w:t>
      </w:r>
      <w:proofErr w:type="spellEnd"/>
      <w:r w:rsidRPr="005331F7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: </w:t>
      </w:r>
    </w:p>
    <w:p w:rsidRPr="005331F7" w:rsidR="00F16EA1" w:rsidP="005331F7" w:rsidRDefault="005331F7" w14:paraId="34B25ABB" w14:textId="2291A3A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005331F7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Target pasar </w:t>
      </w:r>
      <w:proofErr w:type="spellStart"/>
      <w:r w:rsidRPr="005331F7">
        <w:rPr>
          <w:rFonts w:ascii="Times New Roman" w:hAnsi="Times New Roman" w:eastAsia="Times New Roman" w:cs="Times New Roman"/>
          <w:color w:val="000000"/>
          <w:sz w:val="24"/>
          <w:szCs w:val="24"/>
        </w:rPr>
        <w:t>usaha</w:t>
      </w:r>
      <w:proofErr w:type="spellEnd"/>
      <w:r w:rsidRPr="005331F7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kami </w:t>
      </w:r>
      <w:proofErr w:type="spellStart"/>
      <w:r w:rsidRPr="005331F7">
        <w:rPr>
          <w:rFonts w:ascii="Times New Roman" w:hAnsi="Times New Roman" w:eastAsia="Times New Roman" w:cs="Times New Roman"/>
          <w:color w:val="000000"/>
          <w:sz w:val="24"/>
          <w:szCs w:val="24"/>
        </w:rPr>
        <w:t>mencakup</w:t>
      </w:r>
      <w:proofErr w:type="spellEnd"/>
      <w:r w:rsidRPr="005331F7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5331F7">
        <w:rPr>
          <w:rFonts w:ascii="Times New Roman" w:hAnsi="Times New Roman" w:eastAsia="Times New Roman" w:cs="Times New Roman"/>
          <w:color w:val="000000"/>
          <w:sz w:val="24"/>
          <w:szCs w:val="24"/>
        </w:rPr>
        <w:t>ibu</w:t>
      </w:r>
      <w:proofErr w:type="spellEnd"/>
      <w:r w:rsidRPr="005331F7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5331F7">
        <w:rPr>
          <w:rFonts w:ascii="Times New Roman" w:hAnsi="Times New Roman" w:eastAsia="Times New Roman" w:cs="Times New Roman"/>
          <w:color w:val="000000"/>
          <w:sz w:val="24"/>
          <w:szCs w:val="24"/>
        </w:rPr>
        <w:t>rumah</w:t>
      </w:r>
      <w:proofErr w:type="spellEnd"/>
      <w:r w:rsidRPr="005331F7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5331F7">
        <w:rPr>
          <w:rFonts w:ascii="Times New Roman" w:hAnsi="Times New Roman" w:eastAsia="Times New Roman" w:cs="Times New Roman"/>
          <w:color w:val="000000"/>
          <w:sz w:val="24"/>
          <w:szCs w:val="24"/>
        </w:rPr>
        <w:t>tangga</w:t>
      </w:r>
      <w:proofErr w:type="spellEnd"/>
      <w:r w:rsidRPr="005331F7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proofErr w:type="spellStart"/>
      <w:r w:rsidRPr="005331F7">
        <w:rPr>
          <w:rFonts w:ascii="Times New Roman" w:hAnsi="Times New Roman" w:eastAsia="Times New Roman" w:cs="Times New Roman"/>
          <w:color w:val="000000"/>
          <w:sz w:val="24"/>
          <w:szCs w:val="24"/>
        </w:rPr>
        <w:t>anak</w:t>
      </w:r>
      <w:proofErr w:type="spellEnd"/>
      <w:r w:rsidRPr="005331F7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kos, </w:t>
      </w:r>
      <w:proofErr w:type="spellStart"/>
      <w:r w:rsidRPr="005331F7">
        <w:rPr>
          <w:rFonts w:ascii="Times New Roman" w:hAnsi="Times New Roman" w:eastAsia="Times New Roman" w:cs="Times New Roman"/>
          <w:color w:val="000000"/>
          <w:sz w:val="24"/>
          <w:szCs w:val="24"/>
        </w:rPr>
        <w:t>pelaku</w:t>
      </w:r>
      <w:proofErr w:type="spellEnd"/>
      <w:r w:rsidRPr="005331F7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UMKM, dan orang </w:t>
      </w:r>
      <w:proofErr w:type="spellStart"/>
      <w:r w:rsidRPr="005331F7">
        <w:rPr>
          <w:rFonts w:ascii="Times New Roman" w:hAnsi="Times New Roman" w:eastAsia="Times New Roman" w:cs="Times New Roman"/>
          <w:color w:val="000000"/>
          <w:sz w:val="24"/>
          <w:szCs w:val="24"/>
        </w:rPr>
        <w:t>dengan</w:t>
      </w:r>
      <w:proofErr w:type="spellEnd"/>
      <w:r w:rsidRPr="005331F7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program </w:t>
      </w:r>
      <w:proofErr w:type="spellStart"/>
      <w:r w:rsidRPr="005331F7">
        <w:rPr>
          <w:rFonts w:ascii="Times New Roman" w:hAnsi="Times New Roman" w:eastAsia="Times New Roman" w:cs="Times New Roman"/>
          <w:color w:val="000000"/>
          <w:sz w:val="24"/>
          <w:szCs w:val="24"/>
        </w:rPr>
        <w:t>makan</w:t>
      </w:r>
      <w:proofErr w:type="spellEnd"/>
      <w:r w:rsidRPr="005331F7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5331F7">
        <w:rPr>
          <w:rFonts w:ascii="Times New Roman" w:hAnsi="Times New Roman" w:eastAsia="Times New Roman" w:cs="Times New Roman"/>
          <w:color w:val="000000"/>
          <w:sz w:val="24"/>
          <w:szCs w:val="24"/>
        </w:rPr>
        <w:t>tertentu</w:t>
      </w:r>
      <w:proofErr w:type="spellEnd"/>
      <w:r w:rsidRPr="005331F7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. Mereka </w:t>
      </w:r>
      <w:proofErr w:type="spellStart"/>
      <w:r w:rsidRPr="005331F7">
        <w:rPr>
          <w:rFonts w:ascii="Times New Roman" w:hAnsi="Times New Roman" w:eastAsia="Times New Roman" w:cs="Times New Roman"/>
          <w:color w:val="000000"/>
          <w:sz w:val="24"/>
          <w:szCs w:val="24"/>
        </w:rPr>
        <w:t>cenderung</w:t>
      </w:r>
      <w:proofErr w:type="spellEnd"/>
      <w:r w:rsidRPr="005331F7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5331F7">
        <w:rPr>
          <w:rFonts w:ascii="Times New Roman" w:hAnsi="Times New Roman" w:eastAsia="Times New Roman" w:cs="Times New Roman"/>
          <w:color w:val="000000"/>
          <w:sz w:val="24"/>
          <w:szCs w:val="24"/>
        </w:rPr>
        <w:t>menyiapkan</w:t>
      </w:r>
      <w:proofErr w:type="spellEnd"/>
      <w:r w:rsidRPr="005331F7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5331F7">
        <w:rPr>
          <w:rFonts w:ascii="Times New Roman" w:hAnsi="Times New Roman" w:eastAsia="Times New Roman" w:cs="Times New Roman"/>
          <w:color w:val="000000"/>
          <w:sz w:val="24"/>
          <w:szCs w:val="24"/>
        </w:rPr>
        <w:t>makanan</w:t>
      </w:r>
      <w:proofErr w:type="spellEnd"/>
      <w:r w:rsidRPr="005331F7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5331F7">
        <w:rPr>
          <w:rFonts w:ascii="Times New Roman" w:hAnsi="Times New Roman" w:eastAsia="Times New Roman" w:cs="Times New Roman"/>
          <w:color w:val="000000"/>
          <w:sz w:val="24"/>
          <w:szCs w:val="24"/>
        </w:rPr>
        <w:t>sendiri</w:t>
      </w:r>
      <w:proofErr w:type="spellEnd"/>
      <w:r w:rsidRPr="005331F7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proofErr w:type="spellStart"/>
      <w:r w:rsidRPr="005331F7">
        <w:rPr>
          <w:rFonts w:ascii="Times New Roman" w:hAnsi="Times New Roman" w:eastAsia="Times New Roman" w:cs="Times New Roman"/>
          <w:color w:val="000000"/>
          <w:sz w:val="24"/>
          <w:szCs w:val="24"/>
        </w:rPr>
        <w:t>memanfaatkan</w:t>
      </w:r>
      <w:proofErr w:type="spellEnd"/>
      <w:r w:rsidRPr="005331F7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5331F7">
        <w:rPr>
          <w:rFonts w:ascii="Times New Roman" w:hAnsi="Times New Roman" w:eastAsia="Times New Roman" w:cs="Times New Roman"/>
          <w:color w:val="000000"/>
          <w:sz w:val="24"/>
          <w:szCs w:val="24"/>
        </w:rPr>
        <w:t>bahan</w:t>
      </w:r>
      <w:proofErr w:type="spellEnd"/>
      <w:r w:rsidRPr="005331F7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5331F7">
        <w:rPr>
          <w:rFonts w:ascii="Times New Roman" w:hAnsi="Times New Roman" w:eastAsia="Times New Roman" w:cs="Times New Roman"/>
          <w:color w:val="000000"/>
          <w:sz w:val="24"/>
          <w:szCs w:val="24"/>
        </w:rPr>
        <w:t>makanan</w:t>
      </w:r>
      <w:proofErr w:type="spellEnd"/>
      <w:r w:rsidRPr="005331F7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5331F7">
        <w:rPr>
          <w:rFonts w:ascii="Times New Roman" w:hAnsi="Times New Roman" w:eastAsia="Times New Roman" w:cs="Times New Roman"/>
          <w:color w:val="000000"/>
          <w:sz w:val="24"/>
          <w:szCs w:val="24"/>
        </w:rPr>
        <w:t>secara</w:t>
      </w:r>
      <w:proofErr w:type="spellEnd"/>
      <w:r w:rsidRPr="005331F7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5331F7">
        <w:rPr>
          <w:rFonts w:ascii="Times New Roman" w:hAnsi="Times New Roman" w:eastAsia="Times New Roman" w:cs="Times New Roman"/>
          <w:color w:val="000000"/>
          <w:sz w:val="24"/>
          <w:szCs w:val="24"/>
        </w:rPr>
        <w:t>maksimal</w:t>
      </w:r>
      <w:proofErr w:type="spellEnd"/>
      <w:r w:rsidRPr="005331F7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dan </w:t>
      </w:r>
      <w:proofErr w:type="spellStart"/>
      <w:r w:rsidRPr="005331F7">
        <w:rPr>
          <w:rFonts w:ascii="Times New Roman" w:hAnsi="Times New Roman" w:eastAsia="Times New Roman" w:cs="Times New Roman"/>
          <w:color w:val="000000"/>
          <w:sz w:val="24"/>
          <w:szCs w:val="24"/>
        </w:rPr>
        <w:t>mengatur</w:t>
      </w:r>
      <w:proofErr w:type="spellEnd"/>
      <w:r w:rsidRPr="005331F7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5331F7">
        <w:rPr>
          <w:rFonts w:ascii="Times New Roman" w:hAnsi="Times New Roman" w:eastAsia="Times New Roman" w:cs="Times New Roman"/>
          <w:color w:val="000000"/>
          <w:sz w:val="24"/>
          <w:szCs w:val="24"/>
        </w:rPr>
        <w:t>pengeluaran</w:t>
      </w:r>
      <w:proofErr w:type="spellEnd"/>
      <w:r w:rsidRPr="005331F7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5331F7">
        <w:rPr>
          <w:rFonts w:ascii="Times New Roman" w:hAnsi="Times New Roman" w:eastAsia="Times New Roman" w:cs="Times New Roman"/>
          <w:color w:val="000000"/>
          <w:sz w:val="24"/>
          <w:szCs w:val="24"/>
        </w:rPr>
        <w:t>seefisien</w:t>
      </w:r>
      <w:proofErr w:type="spellEnd"/>
      <w:r w:rsidRPr="005331F7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5331F7">
        <w:rPr>
          <w:rFonts w:ascii="Times New Roman" w:hAnsi="Times New Roman" w:eastAsia="Times New Roman" w:cs="Times New Roman"/>
          <w:color w:val="000000"/>
          <w:sz w:val="24"/>
          <w:szCs w:val="24"/>
        </w:rPr>
        <w:t>mungkin</w:t>
      </w:r>
      <w:proofErr w:type="spellEnd"/>
      <w:r w:rsidRPr="005331F7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. </w:t>
      </w:r>
      <w:r w:rsidR="002D656D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Oleh </w:t>
      </w:r>
      <w:proofErr w:type="spellStart"/>
      <w:r w:rsidR="002D656D">
        <w:rPr>
          <w:rFonts w:ascii="Times New Roman" w:hAnsi="Times New Roman" w:eastAsia="Times New Roman" w:cs="Times New Roman"/>
          <w:color w:val="000000"/>
          <w:sz w:val="24"/>
          <w:szCs w:val="24"/>
        </w:rPr>
        <w:t>ka</w:t>
      </w:r>
      <w:r w:rsidRPr="005331F7">
        <w:rPr>
          <w:rFonts w:ascii="Times New Roman" w:hAnsi="Times New Roman" w:eastAsia="Times New Roman" w:cs="Times New Roman"/>
          <w:color w:val="000000"/>
          <w:sz w:val="24"/>
          <w:szCs w:val="24"/>
        </w:rPr>
        <w:t>rena</w:t>
      </w:r>
      <w:proofErr w:type="spellEnd"/>
      <w:r w:rsidRPr="005331F7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5331F7">
        <w:rPr>
          <w:rFonts w:ascii="Times New Roman" w:hAnsi="Times New Roman" w:eastAsia="Times New Roman" w:cs="Times New Roman"/>
          <w:color w:val="000000"/>
          <w:sz w:val="24"/>
          <w:szCs w:val="24"/>
        </w:rPr>
        <w:t>itu</w:t>
      </w:r>
      <w:proofErr w:type="spellEnd"/>
      <w:r w:rsidRPr="005331F7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proofErr w:type="spellStart"/>
      <w:r w:rsidRPr="005331F7">
        <w:rPr>
          <w:rFonts w:ascii="Times New Roman" w:hAnsi="Times New Roman" w:eastAsia="Times New Roman" w:cs="Times New Roman"/>
          <w:color w:val="000000"/>
          <w:sz w:val="24"/>
          <w:szCs w:val="24"/>
        </w:rPr>
        <w:t>mereka</w:t>
      </w:r>
      <w:proofErr w:type="spellEnd"/>
      <w:r w:rsidRPr="005331F7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5331F7">
        <w:rPr>
          <w:rFonts w:ascii="Times New Roman" w:hAnsi="Times New Roman" w:eastAsia="Times New Roman" w:cs="Times New Roman"/>
          <w:color w:val="000000"/>
          <w:sz w:val="24"/>
          <w:szCs w:val="24"/>
        </w:rPr>
        <w:t>membutuhkan</w:t>
      </w:r>
      <w:proofErr w:type="spellEnd"/>
      <w:r w:rsidRPr="005331F7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5331F7">
        <w:rPr>
          <w:rFonts w:ascii="Times New Roman" w:hAnsi="Times New Roman" w:eastAsia="Times New Roman" w:cs="Times New Roman"/>
          <w:color w:val="000000"/>
          <w:sz w:val="24"/>
          <w:szCs w:val="24"/>
        </w:rPr>
        <w:t>bahan</w:t>
      </w:r>
      <w:proofErr w:type="spellEnd"/>
      <w:r w:rsidRPr="005331F7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5331F7">
        <w:rPr>
          <w:rFonts w:ascii="Times New Roman" w:hAnsi="Times New Roman" w:eastAsia="Times New Roman" w:cs="Times New Roman"/>
          <w:color w:val="000000"/>
          <w:sz w:val="24"/>
          <w:szCs w:val="24"/>
        </w:rPr>
        <w:t>makanan</w:t>
      </w:r>
      <w:proofErr w:type="spellEnd"/>
      <w:r w:rsidRPr="005331F7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5331F7">
        <w:rPr>
          <w:rFonts w:ascii="Times New Roman" w:hAnsi="Times New Roman" w:eastAsia="Times New Roman" w:cs="Times New Roman"/>
          <w:color w:val="000000"/>
          <w:sz w:val="24"/>
          <w:szCs w:val="24"/>
        </w:rPr>
        <w:t>dalam</w:t>
      </w:r>
      <w:proofErr w:type="spellEnd"/>
      <w:r w:rsidRPr="005331F7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5331F7">
        <w:rPr>
          <w:rFonts w:ascii="Times New Roman" w:hAnsi="Times New Roman" w:eastAsia="Times New Roman" w:cs="Times New Roman"/>
          <w:color w:val="000000"/>
          <w:sz w:val="24"/>
          <w:szCs w:val="24"/>
        </w:rPr>
        <w:t>jumlah</w:t>
      </w:r>
      <w:proofErr w:type="spellEnd"/>
      <w:r w:rsidRPr="005331F7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yang </w:t>
      </w:r>
      <w:proofErr w:type="gramStart"/>
      <w:r w:rsidRPr="005331F7">
        <w:rPr>
          <w:rFonts w:ascii="Times New Roman" w:hAnsi="Times New Roman" w:eastAsia="Times New Roman" w:cs="Times New Roman"/>
          <w:color w:val="000000"/>
          <w:sz w:val="24"/>
          <w:szCs w:val="24"/>
        </w:rPr>
        <w:t>pas</w:t>
      </w:r>
      <w:proofErr w:type="gramEnd"/>
      <w:r w:rsidRPr="005331F7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agar </w:t>
      </w:r>
      <w:proofErr w:type="spellStart"/>
      <w:r w:rsidRPr="005331F7">
        <w:rPr>
          <w:rFonts w:ascii="Times New Roman" w:hAnsi="Times New Roman" w:eastAsia="Times New Roman" w:cs="Times New Roman"/>
          <w:color w:val="000000"/>
          <w:sz w:val="24"/>
          <w:szCs w:val="24"/>
        </w:rPr>
        <w:t>terhindar</w:t>
      </w:r>
      <w:proofErr w:type="spellEnd"/>
      <w:r w:rsidRPr="005331F7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5331F7">
        <w:rPr>
          <w:rFonts w:ascii="Times New Roman" w:hAnsi="Times New Roman" w:eastAsia="Times New Roman" w:cs="Times New Roman"/>
          <w:color w:val="000000"/>
          <w:sz w:val="24"/>
          <w:szCs w:val="24"/>
        </w:rPr>
        <w:t>dari</w:t>
      </w:r>
      <w:proofErr w:type="spellEnd"/>
      <w:r w:rsidRPr="005331F7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overstock </w:t>
      </w:r>
      <w:proofErr w:type="spellStart"/>
      <w:r w:rsidRPr="005331F7">
        <w:rPr>
          <w:rFonts w:ascii="Times New Roman" w:hAnsi="Times New Roman" w:eastAsia="Times New Roman" w:cs="Times New Roman"/>
          <w:color w:val="000000"/>
          <w:sz w:val="24"/>
          <w:szCs w:val="24"/>
        </w:rPr>
        <w:t>maupun</w:t>
      </w:r>
      <w:proofErr w:type="spellEnd"/>
      <w:r w:rsidRPr="005331F7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understock, yang </w:t>
      </w:r>
      <w:proofErr w:type="spellStart"/>
      <w:r w:rsidRPr="005331F7">
        <w:rPr>
          <w:rFonts w:ascii="Times New Roman" w:hAnsi="Times New Roman" w:eastAsia="Times New Roman" w:cs="Times New Roman"/>
          <w:color w:val="000000"/>
          <w:sz w:val="24"/>
          <w:szCs w:val="24"/>
        </w:rPr>
        <w:t>bisa</w:t>
      </w:r>
      <w:proofErr w:type="spellEnd"/>
      <w:r w:rsidRPr="005331F7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5331F7">
        <w:rPr>
          <w:rFonts w:ascii="Times New Roman" w:hAnsi="Times New Roman" w:eastAsia="Times New Roman" w:cs="Times New Roman"/>
          <w:color w:val="000000"/>
          <w:sz w:val="24"/>
          <w:szCs w:val="24"/>
        </w:rPr>
        <w:t>berdampak</w:t>
      </w:r>
      <w:proofErr w:type="spellEnd"/>
      <w:r w:rsidRPr="005331F7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pada </w:t>
      </w:r>
      <w:proofErr w:type="spellStart"/>
      <w:r w:rsidRPr="005331F7">
        <w:rPr>
          <w:rFonts w:ascii="Times New Roman" w:hAnsi="Times New Roman" w:eastAsia="Times New Roman" w:cs="Times New Roman"/>
          <w:color w:val="000000"/>
          <w:sz w:val="24"/>
          <w:szCs w:val="24"/>
        </w:rPr>
        <w:t>lingkungan</w:t>
      </w:r>
      <w:proofErr w:type="spellEnd"/>
      <w:r w:rsidRPr="005331F7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dan </w:t>
      </w:r>
      <w:proofErr w:type="spellStart"/>
      <w:r w:rsidRPr="005331F7">
        <w:rPr>
          <w:rFonts w:ascii="Times New Roman" w:hAnsi="Times New Roman" w:eastAsia="Times New Roman" w:cs="Times New Roman"/>
          <w:color w:val="000000"/>
          <w:sz w:val="24"/>
          <w:szCs w:val="24"/>
        </w:rPr>
        <w:t>keuangan</w:t>
      </w:r>
      <w:proofErr w:type="spellEnd"/>
      <w:r w:rsidRPr="005331F7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5331F7">
        <w:rPr>
          <w:rFonts w:ascii="Times New Roman" w:hAnsi="Times New Roman" w:eastAsia="Times New Roman" w:cs="Times New Roman"/>
          <w:color w:val="000000"/>
          <w:sz w:val="24"/>
          <w:szCs w:val="24"/>
        </w:rPr>
        <w:t>mereka</w:t>
      </w:r>
      <w:proofErr w:type="spellEnd"/>
      <w:r w:rsidRPr="005331F7">
        <w:rPr>
          <w:rFonts w:ascii="Times New Roman" w:hAnsi="Times New Roman" w:eastAsia="Times New Roman" w:cs="Times New Roman"/>
          <w:color w:val="000000"/>
          <w:sz w:val="24"/>
          <w:szCs w:val="24"/>
        </w:rPr>
        <w:t>.</w:t>
      </w:r>
    </w:p>
    <w:p w:rsidRPr="00973303" w:rsidR="005331F7" w:rsidP="00F16EA1" w:rsidRDefault="005331F7" w14:paraId="0D231617" w14:textId="777777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FC7742" w:rsidP="0094786C" w:rsidRDefault="0094786C" w14:paraId="70FC1BDC" w14:textId="399A13FA">
      <w:pPr>
        <w:pStyle w:val="Heading2"/>
      </w:pPr>
      <w:bookmarkStart w:name="_Toc193660321" w:id="10"/>
      <w:proofErr w:type="gramStart"/>
      <w:r>
        <w:t xml:space="preserve">2.2  </w:t>
      </w:r>
      <w:proofErr w:type="spellStart"/>
      <w:r w:rsidRPr="00973303" w:rsidR="00483ACA">
        <w:t>Masalah</w:t>
      </w:r>
      <w:proofErr w:type="spellEnd"/>
      <w:proofErr w:type="gramEnd"/>
      <w:r w:rsidRPr="00973303" w:rsidR="00483ACA">
        <w:t xml:space="preserve"> yang </w:t>
      </w:r>
      <w:proofErr w:type="spellStart"/>
      <w:r w:rsidRPr="00973303" w:rsidR="00483ACA">
        <w:t>Dihadapi</w:t>
      </w:r>
      <w:proofErr w:type="spellEnd"/>
      <w:r w:rsidRPr="00973303" w:rsidR="00483ACA">
        <w:t xml:space="preserve"> Target Pasar</w:t>
      </w:r>
      <w:bookmarkEnd w:id="10"/>
    </w:p>
    <w:p w:rsidRPr="00F22256" w:rsidR="00FC7742" w:rsidP="00080A04" w:rsidRDefault="00C87A8E" w14:paraId="01B072F0" w14:textId="0924DEB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Pengguna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FC269C">
        <w:rPr>
          <w:rFonts w:ascii="Times New Roman" w:hAnsi="Times New Roman" w:eastAsia="Times New Roman" w:cs="Times New Roman"/>
          <w:color w:val="000000"/>
          <w:sz w:val="24"/>
          <w:szCs w:val="24"/>
        </w:rPr>
        <w:t>khususnya</w:t>
      </w:r>
      <w:proofErr w:type="spellEnd"/>
      <w:r w:rsidR="00FC269C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FC269C">
        <w:rPr>
          <w:rFonts w:ascii="Times New Roman" w:hAnsi="Times New Roman" w:eastAsia="Times New Roman" w:cs="Times New Roman"/>
          <w:color w:val="000000"/>
          <w:sz w:val="24"/>
          <w:szCs w:val="24"/>
        </w:rPr>
        <w:t>ibu</w:t>
      </w:r>
      <w:proofErr w:type="spellEnd"/>
      <w:r w:rsidR="00FC269C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FC269C">
        <w:rPr>
          <w:rFonts w:ascii="Times New Roman" w:hAnsi="Times New Roman" w:eastAsia="Times New Roman" w:cs="Times New Roman"/>
          <w:color w:val="000000"/>
          <w:sz w:val="24"/>
          <w:szCs w:val="24"/>
        </w:rPr>
        <w:t>ruma</w:t>
      </w:r>
      <w:r w:rsidR="007A555C">
        <w:rPr>
          <w:rFonts w:ascii="Times New Roman" w:hAnsi="Times New Roman" w:eastAsia="Times New Roman" w:cs="Times New Roman"/>
          <w:color w:val="000000"/>
          <w:sz w:val="24"/>
          <w:szCs w:val="24"/>
        </w:rPr>
        <w:t>h</w:t>
      </w:r>
      <w:proofErr w:type="spellEnd"/>
      <w:r w:rsidR="00FC269C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FC269C">
        <w:rPr>
          <w:rFonts w:ascii="Times New Roman" w:hAnsi="Times New Roman" w:eastAsia="Times New Roman" w:cs="Times New Roman"/>
          <w:color w:val="000000"/>
          <w:sz w:val="24"/>
          <w:szCs w:val="24"/>
        </w:rPr>
        <w:t>tangga</w:t>
      </w:r>
      <w:proofErr w:type="spellEnd"/>
      <w:r w:rsidR="00FC269C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692613">
        <w:rPr>
          <w:rFonts w:ascii="Times New Roman" w:hAnsi="Times New Roman" w:eastAsia="Times New Roman" w:cs="Times New Roman"/>
          <w:color w:val="000000"/>
          <w:sz w:val="24"/>
          <w:szCs w:val="24"/>
        </w:rPr>
        <w:t>mengalami</w:t>
      </w:r>
      <w:proofErr w:type="spellEnd"/>
      <w:r w:rsidR="00692613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692613">
        <w:rPr>
          <w:rFonts w:ascii="Times New Roman" w:hAnsi="Times New Roman" w:eastAsia="Times New Roman" w:cs="Times New Roman"/>
          <w:color w:val="000000"/>
          <w:sz w:val="24"/>
          <w:szCs w:val="24"/>
        </w:rPr>
        <w:t>kesulitan</w:t>
      </w:r>
      <w:proofErr w:type="spellEnd"/>
      <w:r w:rsidR="00692613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692613">
        <w:rPr>
          <w:rFonts w:ascii="Times New Roman" w:hAnsi="Times New Roman" w:eastAsia="Times New Roman" w:cs="Times New Roman"/>
          <w:color w:val="000000"/>
          <w:sz w:val="24"/>
          <w:szCs w:val="24"/>
        </w:rPr>
        <w:t>dalam</w:t>
      </w:r>
      <w:proofErr w:type="spellEnd"/>
      <w:r w:rsidR="00692613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B55DA5">
        <w:rPr>
          <w:rFonts w:ascii="Times New Roman" w:hAnsi="Times New Roman" w:eastAsia="Times New Roman" w:cs="Times New Roman"/>
          <w:color w:val="000000"/>
          <w:sz w:val="24"/>
          <w:szCs w:val="24"/>
        </w:rPr>
        <w:t>mengatur</w:t>
      </w:r>
      <w:proofErr w:type="spellEnd"/>
      <w:r w:rsidR="00B55DA5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 w:rsidR="001B67BF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dan </w:t>
      </w:r>
      <w:proofErr w:type="spellStart"/>
      <w:r w:rsidR="001B67BF">
        <w:rPr>
          <w:rFonts w:ascii="Times New Roman" w:hAnsi="Times New Roman" w:eastAsia="Times New Roman" w:cs="Times New Roman"/>
          <w:color w:val="000000"/>
          <w:sz w:val="24"/>
          <w:szCs w:val="24"/>
        </w:rPr>
        <w:t>menyediakan</w:t>
      </w:r>
      <w:proofErr w:type="spellEnd"/>
      <w:r w:rsidR="001B67BF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B55DA5">
        <w:rPr>
          <w:rFonts w:ascii="Times New Roman" w:hAnsi="Times New Roman" w:eastAsia="Times New Roman" w:cs="Times New Roman"/>
          <w:color w:val="000000"/>
          <w:sz w:val="24"/>
          <w:szCs w:val="24"/>
        </w:rPr>
        <w:t>jumlah</w:t>
      </w:r>
      <w:proofErr w:type="spellEnd"/>
      <w:r w:rsidR="00B55DA5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1B67BF">
        <w:rPr>
          <w:rFonts w:ascii="Times New Roman" w:hAnsi="Times New Roman" w:eastAsia="Times New Roman" w:cs="Times New Roman"/>
          <w:color w:val="000000"/>
          <w:sz w:val="24"/>
          <w:szCs w:val="24"/>
        </w:rPr>
        <w:t>bahan</w:t>
      </w:r>
      <w:proofErr w:type="spellEnd"/>
      <w:r w:rsidR="001B67BF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1B67BF">
        <w:rPr>
          <w:rFonts w:ascii="Times New Roman" w:hAnsi="Times New Roman" w:eastAsia="Times New Roman" w:cs="Times New Roman"/>
          <w:color w:val="000000"/>
          <w:sz w:val="24"/>
          <w:szCs w:val="24"/>
        </w:rPr>
        <w:t>baku</w:t>
      </w:r>
      <w:proofErr w:type="spellEnd"/>
      <w:r w:rsidR="001B67BF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 w:rsidR="00B55DA5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yang </w:t>
      </w:r>
      <w:proofErr w:type="spellStart"/>
      <w:r w:rsidR="00B55DA5">
        <w:rPr>
          <w:rFonts w:ascii="Times New Roman" w:hAnsi="Times New Roman" w:eastAsia="Times New Roman" w:cs="Times New Roman"/>
          <w:color w:val="000000"/>
          <w:sz w:val="24"/>
          <w:szCs w:val="24"/>
        </w:rPr>
        <w:t>dibutuhkan</w:t>
      </w:r>
      <w:proofErr w:type="spellEnd"/>
      <w:r w:rsidR="001B67BF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1B67BF">
        <w:rPr>
          <w:rFonts w:ascii="Times New Roman" w:hAnsi="Times New Roman" w:eastAsia="Times New Roman" w:cs="Times New Roman"/>
          <w:color w:val="000000"/>
          <w:sz w:val="24"/>
          <w:szCs w:val="24"/>
        </w:rPr>
        <w:t>sehingga</w:t>
      </w:r>
      <w:proofErr w:type="spellEnd"/>
      <w:r w:rsidR="001B67BF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1B67BF">
        <w:rPr>
          <w:rFonts w:ascii="Times New Roman" w:hAnsi="Times New Roman" w:eastAsia="Times New Roman" w:cs="Times New Roman"/>
          <w:color w:val="000000"/>
          <w:sz w:val="24"/>
          <w:szCs w:val="24"/>
        </w:rPr>
        <w:t>mengalami</w:t>
      </w:r>
      <w:proofErr w:type="spellEnd"/>
      <w:r w:rsidR="001B67BF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 w:rsidR="00E76194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overstock </w:t>
      </w:r>
      <w:proofErr w:type="spellStart"/>
      <w:r w:rsidR="00E76194">
        <w:rPr>
          <w:rFonts w:ascii="Times New Roman" w:hAnsi="Times New Roman" w:eastAsia="Times New Roman" w:cs="Times New Roman"/>
          <w:color w:val="000000"/>
          <w:sz w:val="24"/>
          <w:szCs w:val="24"/>
        </w:rPr>
        <w:t>atau</w:t>
      </w:r>
      <w:proofErr w:type="spellEnd"/>
      <w:r w:rsidR="00E76194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understock </w:t>
      </w:r>
      <w:proofErr w:type="spellStart"/>
      <w:r w:rsidR="00E76194">
        <w:rPr>
          <w:rFonts w:ascii="Times New Roman" w:hAnsi="Times New Roman" w:eastAsia="Times New Roman" w:cs="Times New Roman"/>
          <w:color w:val="000000"/>
          <w:sz w:val="24"/>
          <w:szCs w:val="24"/>
        </w:rPr>
        <w:t>bahan</w:t>
      </w:r>
      <w:proofErr w:type="spellEnd"/>
      <w:r w:rsidR="00E76194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E76194">
        <w:rPr>
          <w:rFonts w:ascii="Times New Roman" w:hAnsi="Times New Roman" w:eastAsia="Times New Roman" w:cs="Times New Roman"/>
          <w:color w:val="000000"/>
          <w:sz w:val="24"/>
          <w:szCs w:val="24"/>
        </w:rPr>
        <w:t>baku</w:t>
      </w:r>
      <w:proofErr w:type="spellEnd"/>
      <w:r w:rsidR="007A555C">
        <w:rPr>
          <w:rFonts w:ascii="Times New Roman" w:hAnsi="Times New Roman" w:eastAsia="Times New Roman" w:cs="Times New Roman"/>
          <w:color w:val="000000"/>
          <w:sz w:val="24"/>
          <w:szCs w:val="24"/>
        </w:rPr>
        <w:t>.</w:t>
      </w:r>
      <w:r w:rsidR="00E76194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7D40D5">
        <w:rPr>
          <w:rFonts w:ascii="Times New Roman" w:hAnsi="Times New Roman" w:eastAsia="Times New Roman" w:cs="Times New Roman"/>
          <w:color w:val="000000"/>
          <w:sz w:val="24"/>
          <w:szCs w:val="24"/>
        </w:rPr>
        <w:t>Kesulitan</w:t>
      </w:r>
      <w:proofErr w:type="spellEnd"/>
      <w:r w:rsidR="007D40D5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7D40D5">
        <w:rPr>
          <w:rFonts w:ascii="Times New Roman" w:hAnsi="Times New Roman" w:eastAsia="Times New Roman" w:cs="Times New Roman"/>
          <w:color w:val="000000"/>
          <w:sz w:val="24"/>
          <w:szCs w:val="24"/>
        </w:rPr>
        <w:t>ini</w:t>
      </w:r>
      <w:proofErr w:type="spellEnd"/>
      <w:r w:rsidR="007D40D5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juga </w:t>
      </w:r>
      <w:proofErr w:type="spellStart"/>
      <w:r w:rsidR="002C0B45">
        <w:rPr>
          <w:rFonts w:ascii="Times New Roman" w:hAnsi="Times New Roman" w:eastAsia="Times New Roman" w:cs="Times New Roman"/>
          <w:color w:val="000000"/>
          <w:sz w:val="24"/>
          <w:szCs w:val="24"/>
        </w:rPr>
        <w:t>mempengaruhi</w:t>
      </w:r>
      <w:proofErr w:type="spellEnd"/>
      <w:r w:rsidR="002C0B45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2C0B45">
        <w:rPr>
          <w:rFonts w:ascii="Times New Roman" w:hAnsi="Times New Roman" w:eastAsia="Times New Roman" w:cs="Times New Roman"/>
          <w:color w:val="000000"/>
          <w:sz w:val="24"/>
          <w:szCs w:val="24"/>
        </w:rPr>
        <w:t>pengeluaran</w:t>
      </w:r>
      <w:proofErr w:type="spellEnd"/>
      <w:r w:rsidR="002C0B45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752DAC">
        <w:rPr>
          <w:rFonts w:ascii="Times New Roman" w:hAnsi="Times New Roman" w:eastAsia="Times New Roman" w:cs="Times New Roman"/>
          <w:color w:val="000000"/>
          <w:sz w:val="24"/>
          <w:szCs w:val="24"/>
        </w:rPr>
        <w:t>khususnya</w:t>
      </w:r>
      <w:proofErr w:type="spellEnd"/>
      <w:r w:rsidR="00752DAC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752DAC">
        <w:rPr>
          <w:rFonts w:ascii="Times New Roman" w:hAnsi="Times New Roman" w:eastAsia="Times New Roman" w:cs="Times New Roman"/>
          <w:color w:val="000000"/>
          <w:sz w:val="24"/>
          <w:szCs w:val="24"/>
        </w:rPr>
        <w:t>bagi</w:t>
      </w:r>
      <w:proofErr w:type="spellEnd"/>
      <w:r w:rsidR="00752DAC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752DAC">
        <w:rPr>
          <w:rFonts w:ascii="Times New Roman" w:hAnsi="Times New Roman" w:eastAsia="Times New Roman" w:cs="Times New Roman"/>
          <w:color w:val="000000"/>
          <w:sz w:val="24"/>
          <w:szCs w:val="24"/>
        </w:rPr>
        <w:t>pelaku</w:t>
      </w:r>
      <w:proofErr w:type="spellEnd"/>
      <w:r w:rsidR="00752DAC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UMKM. </w:t>
      </w:r>
      <w:proofErr w:type="spellStart"/>
      <w:r w:rsidR="007A555C">
        <w:rPr>
          <w:rFonts w:ascii="Times New Roman" w:hAnsi="Times New Roman" w:eastAsia="Times New Roman" w:cs="Times New Roman"/>
          <w:color w:val="000000"/>
          <w:sz w:val="24"/>
          <w:szCs w:val="24"/>
        </w:rPr>
        <w:t>karena</w:t>
      </w:r>
      <w:proofErr w:type="spellEnd"/>
      <w:r w:rsidR="007A555C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7A555C">
        <w:rPr>
          <w:rFonts w:ascii="Times New Roman" w:hAnsi="Times New Roman" w:eastAsia="Times New Roman" w:cs="Times New Roman"/>
          <w:color w:val="000000"/>
          <w:sz w:val="24"/>
          <w:szCs w:val="24"/>
        </w:rPr>
        <w:t>itu</w:t>
      </w:r>
      <w:proofErr w:type="spellEnd"/>
      <w:r w:rsidR="007A555C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7A555C">
        <w:rPr>
          <w:rFonts w:ascii="Times New Roman" w:hAnsi="Times New Roman" w:eastAsia="Times New Roman" w:cs="Times New Roman"/>
          <w:color w:val="000000"/>
          <w:sz w:val="24"/>
          <w:szCs w:val="24"/>
        </w:rPr>
        <w:t>Pengguna</w:t>
      </w:r>
      <w:proofErr w:type="spellEnd"/>
      <w:r w:rsidR="007A555C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7A555C">
        <w:rPr>
          <w:rFonts w:ascii="Times New Roman" w:hAnsi="Times New Roman" w:eastAsia="Times New Roman" w:cs="Times New Roman"/>
          <w:color w:val="000000"/>
          <w:sz w:val="24"/>
          <w:szCs w:val="24"/>
        </w:rPr>
        <w:t>membutuhkan</w:t>
      </w:r>
      <w:proofErr w:type="spellEnd"/>
      <w:r w:rsidR="007A555C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7A555C">
        <w:rPr>
          <w:rFonts w:ascii="Times New Roman" w:hAnsi="Times New Roman" w:eastAsia="Times New Roman" w:cs="Times New Roman"/>
          <w:color w:val="000000"/>
          <w:sz w:val="24"/>
          <w:szCs w:val="24"/>
        </w:rPr>
        <w:t>alat</w:t>
      </w:r>
      <w:proofErr w:type="spellEnd"/>
      <w:r w:rsidR="007A555C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7A555C">
        <w:rPr>
          <w:rFonts w:ascii="Times New Roman" w:hAnsi="Times New Roman" w:eastAsia="Times New Roman" w:cs="Times New Roman"/>
          <w:color w:val="000000"/>
          <w:sz w:val="24"/>
          <w:szCs w:val="24"/>
        </w:rPr>
        <w:t>manajemen</w:t>
      </w:r>
      <w:proofErr w:type="spellEnd"/>
      <w:r w:rsidR="007A555C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7A555C">
        <w:rPr>
          <w:rFonts w:ascii="Times New Roman" w:hAnsi="Times New Roman" w:eastAsia="Times New Roman" w:cs="Times New Roman"/>
          <w:color w:val="000000"/>
          <w:sz w:val="24"/>
          <w:szCs w:val="24"/>
        </w:rPr>
        <w:t>stok</w:t>
      </w:r>
      <w:proofErr w:type="spellEnd"/>
      <w:r w:rsidR="007A555C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7A555C">
        <w:rPr>
          <w:rFonts w:ascii="Times New Roman" w:hAnsi="Times New Roman" w:eastAsia="Times New Roman" w:cs="Times New Roman"/>
          <w:color w:val="000000"/>
          <w:sz w:val="24"/>
          <w:szCs w:val="24"/>
        </w:rPr>
        <w:t>makanan</w:t>
      </w:r>
      <w:proofErr w:type="spellEnd"/>
      <w:r w:rsidR="007A555C">
        <w:rPr>
          <w:rFonts w:ascii="Times New Roman" w:hAnsi="Times New Roman" w:eastAsia="Times New Roman" w:cs="Times New Roman"/>
          <w:color w:val="000000"/>
          <w:sz w:val="24"/>
          <w:szCs w:val="24"/>
        </w:rPr>
        <w:t>.</w:t>
      </w:r>
    </w:p>
    <w:p w:rsidRPr="00F22256" w:rsidR="000E4B26" w:rsidP="00080A04" w:rsidRDefault="000E4B26" w14:paraId="02777091" w14:textId="777777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Pr="00973303" w:rsidR="00756B73" w:rsidP="00CC4CB5" w:rsidRDefault="0094786C" w14:paraId="0CEBA72D" w14:textId="78C950ED">
      <w:pPr>
        <w:pStyle w:val="Heading2"/>
        <w:numPr>
          <w:ilvl w:val="1"/>
          <w:numId w:val="35"/>
        </w:numPr>
      </w:pPr>
      <w:bookmarkStart w:name="_Toc193660322" w:id="11"/>
      <w:r>
        <w:t xml:space="preserve"> </w:t>
      </w:r>
      <w:proofErr w:type="spellStart"/>
      <w:r w:rsidRPr="00973303" w:rsidR="00483ACA">
        <w:t>Pesaing</w:t>
      </w:r>
      <w:proofErr w:type="spellEnd"/>
      <w:r w:rsidRPr="00973303" w:rsidR="00483ACA">
        <w:t xml:space="preserve"> dan </w:t>
      </w:r>
      <w:proofErr w:type="spellStart"/>
      <w:r w:rsidRPr="00973303" w:rsidR="00483ACA">
        <w:t>Peluang</w:t>
      </w:r>
      <w:proofErr w:type="spellEnd"/>
      <w:r w:rsidRPr="00973303" w:rsidR="00483ACA">
        <w:t xml:space="preserve"> Pasar</w:t>
      </w:r>
      <w:bookmarkEnd w:id="11"/>
    </w:p>
    <w:p w:rsidRPr="00BC0780" w:rsidR="00BC0780" w:rsidP="005D77BD" w:rsidRDefault="00483ACA" w14:paraId="67478D30" w14:textId="0755A819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proofErr w:type="spellStart"/>
      <w:r w:rsidRPr="00BC0780">
        <w:rPr>
          <w:rFonts w:ascii="Times New Roman" w:hAnsi="Times New Roman" w:eastAsia="Times New Roman" w:cs="Times New Roman"/>
          <w:color w:val="000000"/>
          <w:sz w:val="24"/>
          <w:szCs w:val="24"/>
        </w:rPr>
        <w:t>Analisis</w:t>
      </w:r>
      <w:proofErr w:type="spellEnd"/>
      <w:r w:rsidRPr="00BC0780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BC0780">
        <w:rPr>
          <w:rFonts w:ascii="Times New Roman" w:hAnsi="Times New Roman" w:eastAsia="Times New Roman" w:cs="Times New Roman"/>
          <w:color w:val="000000"/>
          <w:sz w:val="24"/>
          <w:szCs w:val="24"/>
        </w:rPr>
        <w:t>Pesaing</w:t>
      </w:r>
      <w:proofErr w:type="spellEnd"/>
      <w:r w:rsidRPr="00BC0780">
        <w:rPr>
          <w:rFonts w:ascii="Times New Roman" w:hAnsi="Times New Roman" w:eastAsia="Times New Roman" w:cs="Times New Roman"/>
          <w:color w:val="000000"/>
          <w:sz w:val="24"/>
          <w:szCs w:val="24"/>
        </w:rPr>
        <w:t>:</w:t>
      </w:r>
    </w:p>
    <w:p w:rsidRPr="00BC0780" w:rsidR="006B6CD5" w:rsidP="00BC0780" w:rsidRDefault="006E7508" w14:paraId="78EC424C" w14:textId="4B59185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 w:rsidRPr="00BC0780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D</w:t>
      </w:r>
      <w:r w:rsidRPr="00BC0780" w:rsidR="0020602B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alam </w:t>
      </w:r>
      <w:proofErr w:type="spellStart"/>
      <w:r w:rsidRPr="00BC0780" w:rsidR="0020602B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ranah</w:t>
      </w:r>
      <w:proofErr w:type="spellEnd"/>
      <w:r w:rsidRPr="00BC0780" w:rsidR="0020602B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C0780" w:rsidR="0020602B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aplikasi</w:t>
      </w:r>
      <w:proofErr w:type="spellEnd"/>
      <w:r w:rsidRPr="00BC0780" w:rsidR="0020602B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C0780" w:rsidR="0020602B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manajemen</w:t>
      </w:r>
      <w:proofErr w:type="spellEnd"/>
      <w:r w:rsidRPr="00BC0780" w:rsidR="0020602B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C0780" w:rsidR="0020602B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stok</w:t>
      </w:r>
      <w:proofErr w:type="spellEnd"/>
      <w:r w:rsidRPr="00BC0780" w:rsidR="0020602B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C0780" w:rsidR="0020602B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makanan</w:t>
      </w:r>
      <w:proofErr w:type="spellEnd"/>
      <w:r w:rsidRPr="00BC0780" w:rsidR="0020602B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, kami </w:t>
      </w:r>
      <w:proofErr w:type="spellStart"/>
      <w:r w:rsidRPr="00BC0780" w:rsidR="0020602B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menemukan</w:t>
      </w:r>
      <w:proofErr w:type="spellEnd"/>
      <w:r w:rsidRPr="00BC0780" w:rsidR="0020602B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C0780" w:rsidR="0020602B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aplikasi</w:t>
      </w:r>
      <w:proofErr w:type="spellEnd"/>
      <w:r w:rsidRPr="00BC0780" w:rsidR="0020602B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C0780" w:rsidR="003B1F2E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serupa</w:t>
      </w:r>
      <w:proofErr w:type="spellEnd"/>
      <w:r w:rsidRPr="00BC0780" w:rsidR="003B1F2E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C0780" w:rsidR="00244CE6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bernama</w:t>
      </w:r>
      <w:proofErr w:type="spellEnd"/>
      <w:r w:rsidRPr="00BC0780" w:rsidR="00244CE6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No Waste </w:t>
      </w:r>
      <w:r w:rsidRPr="00BC0780" w:rsidR="005C3025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(</w:t>
      </w:r>
      <w:hyperlink w:history="1" r:id="rId16">
        <w:r w:rsidRPr="00BC0780" w:rsidR="005C3025">
          <w:rPr>
            <w:rStyle w:val="Hyperlink"/>
            <w:rFonts w:ascii="Times New Roman" w:hAnsi="Times New Roman" w:eastAsia="Times New Roman" w:cs="Times New Roman"/>
            <w:sz w:val="24"/>
            <w:szCs w:val="24"/>
          </w:rPr>
          <w:t>https://www.nowasteapp.com/</w:t>
        </w:r>
      </w:hyperlink>
      <w:r w:rsidRPr="00BC0780" w:rsidR="005C3025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) </w:t>
      </w:r>
      <w:r w:rsidRPr="00BC0780" w:rsidR="003B1F2E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yang </w:t>
      </w:r>
      <w:proofErr w:type="spellStart"/>
      <w:r w:rsidRPr="00BC0780" w:rsidR="003B1F2E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menawarkan</w:t>
      </w:r>
      <w:proofErr w:type="spellEnd"/>
      <w:r w:rsidRPr="00BC0780" w:rsidR="003B1F2E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C0780" w:rsidR="003B1F2E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layanan</w:t>
      </w:r>
      <w:proofErr w:type="spellEnd"/>
      <w:r w:rsidRPr="00BC0780" w:rsidR="003B1F2E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C0780" w:rsidR="003B1F2E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seperti</w:t>
      </w:r>
      <w:proofErr w:type="spellEnd"/>
      <w:r w:rsidRPr="00BC0780" w:rsidR="006B6CD5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:</w:t>
      </w:r>
    </w:p>
    <w:p w:rsidRPr="00C074C2" w:rsidR="00C074C2" w:rsidP="005B4932" w:rsidRDefault="005B4932" w14:paraId="27A81252" w14:textId="34EF0815">
      <w:pPr>
        <w:pStyle w:val="ListParagraph"/>
        <w:numPr>
          <w:ilvl w:val="3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M</w:t>
      </w:r>
      <w:r w:rsidRPr="005B4932" w:rsidR="003B1F2E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engatur</w:t>
      </w:r>
      <w:proofErr w:type="spellEnd"/>
      <w:r w:rsidR="003B1F2E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="003B1F2E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mengelola</w:t>
      </w:r>
      <w:proofErr w:type="spellEnd"/>
      <w:r w:rsidR="003B1F2E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3B1F2E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stok</w:t>
      </w:r>
      <w:proofErr w:type="spellEnd"/>
      <w:r w:rsidR="003B1F2E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3B1F2E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makanan</w:t>
      </w:r>
      <w:proofErr w:type="spellEnd"/>
      <w:r w:rsidR="003B1F2E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3B1F2E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sesuai</w:t>
      </w:r>
      <w:proofErr w:type="spellEnd"/>
      <w:r w:rsidR="005E1AED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B4932" w:rsidR="008B7743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jenis</w:t>
      </w:r>
      <w:proofErr w:type="spellEnd"/>
      <w:r w:rsidRPr="005B4932" w:rsidR="008B7743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B4932" w:rsidR="008B7743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makanan</w:t>
      </w:r>
      <w:proofErr w:type="spellEnd"/>
      <w:r w:rsidRPr="005B4932" w:rsidR="008B7743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5E4A4A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melalui</w:t>
      </w:r>
      <w:proofErr w:type="spellEnd"/>
      <w:r w:rsidR="005E4A4A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5E4A4A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fitur</w:t>
      </w:r>
      <w:proofErr w:type="spellEnd"/>
      <w:r w:rsidR="005E4A4A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inventory-</w:t>
      </w:r>
      <w:proofErr w:type="spellStart"/>
      <w:r w:rsidR="005E4A4A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nya</w:t>
      </w:r>
      <w:proofErr w:type="spellEnd"/>
    </w:p>
    <w:p w:rsidR="00244CE6" w:rsidP="00244CE6" w:rsidRDefault="00D213B0" w14:paraId="684E5C44" w14:textId="4CFDD5BD">
      <w:pPr>
        <w:pStyle w:val="ListParagraph"/>
        <w:numPr>
          <w:ilvl w:val="3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Pengingat</w:t>
      </w:r>
      <w:proofErr w:type="spellEnd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tanggal</w:t>
      </w:r>
      <w:proofErr w:type="spellEnd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keda</w:t>
      </w:r>
      <w:r w:rsidR="006554C7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luwarsa</w:t>
      </w:r>
      <w:proofErr w:type="spellEnd"/>
      <w:r w:rsidR="006554C7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6554C7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produk</w:t>
      </w:r>
      <w:proofErr w:type="spellEnd"/>
    </w:p>
    <w:p w:rsidR="00244CE6" w:rsidP="00244CE6" w:rsidRDefault="00D70E40" w14:paraId="5CFBB8B6" w14:textId="14552717">
      <w:pPr>
        <w:pStyle w:val="ListParagraph"/>
        <w:numPr>
          <w:ilvl w:val="3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Membantu</w:t>
      </w:r>
      <w:proofErr w:type="spellEnd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5C3025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menyusun</w:t>
      </w:r>
      <w:proofErr w:type="spellEnd"/>
      <w:r w:rsidR="005C3025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s</w:t>
      </w:r>
      <w:r w:rsidR="00244CE6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hopping list</w:t>
      </w:r>
    </w:p>
    <w:p w:rsidR="00244CE6" w:rsidP="00244CE6" w:rsidRDefault="005E4A4A" w14:paraId="55AA8933" w14:textId="6C69919E">
      <w:pPr>
        <w:pStyle w:val="ListParagraph"/>
        <w:numPr>
          <w:ilvl w:val="3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Chatbot yang </w:t>
      </w:r>
      <w:proofErr w:type="spellStart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terintegrasi</w:t>
      </w:r>
      <w:proofErr w:type="spellEnd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dengan</w:t>
      </w:r>
      <w:proofErr w:type="spellEnd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D52E7B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fitur</w:t>
      </w:r>
      <w:proofErr w:type="spellEnd"/>
      <w:r w:rsidR="00D52E7B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inventory </w:t>
      </w:r>
      <w:r w:rsidR="004C79C6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dan </w:t>
      </w:r>
      <w:r w:rsidR="00D70E40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shopping list </w:t>
      </w:r>
    </w:p>
    <w:p w:rsidRPr="00C478DF" w:rsidR="00C478DF" w:rsidP="00066980" w:rsidRDefault="00080560" w14:paraId="377D1666" w14:textId="6237012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Namun</w:t>
      </w:r>
      <w:proofErr w:type="spellEnd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aplikasi</w:t>
      </w:r>
      <w:proofErr w:type="spellEnd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No Waste </w:t>
      </w:r>
      <w:proofErr w:type="spellStart"/>
      <w:r w:rsidR="004972B2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hanya</w:t>
      </w:r>
      <w:proofErr w:type="spellEnd"/>
      <w:r w:rsidR="004972B2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972B2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menyediakan</w:t>
      </w:r>
      <w:proofErr w:type="spellEnd"/>
      <w:r w:rsidR="004972B2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972B2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layanan</w:t>
      </w:r>
      <w:proofErr w:type="spellEnd"/>
      <w:r w:rsidR="004972B2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4972B2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berupa</w:t>
      </w:r>
      <w:proofErr w:type="spellEnd"/>
      <w:r w:rsidR="004972B2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8E2A20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manajemen</w:t>
      </w:r>
      <w:proofErr w:type="spellEnd"/>
      <w:r w:rsidR="008E2A20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8E2A20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stok</w:t>
      </w:r>
      <w:proofErr w:type="spellEnd"/>
      <w:r w:rsidR="008E2A20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8E2A20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makanan</w:t>
      </w:r>
      <w:proofErr w:type="spellEnd"/>
      <w:r w:rsidR="008E2A20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8E2A20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saja</w:t>
      </w:r>
      <w:proofErr w:type="spellEnd"/>
      <w:r w:rsidR="008E2A20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="008E2A20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fitur</w:t>
      </w:r>
      <w:proofErr w:type="spellEnd"/>
      <w:r w:rsidR="008E2A20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8E2A20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chat</w:t>
      </w:r>
      <w:r w:rsidR="008E220D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botnya</w:t>
      </w:r>
      <w:proofErr w:type="spellEnd"/>
      <w:r w:rsidR="008E220D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8E220D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masih</w:t>
      </w:r>
      <w:proofErr w:type="spellEnd"/>
      <w:r w:rsidR="005A036D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5A036D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terbatas</w:t>
      </w:r>
      <w:proofErr w:type="spellEnd"/>
      <w:r w:rsidR="005A036D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pada </w:t>
      </w:r>
      <w:r w:rsidR="00402E33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update dan delete menu inventory dan </w:t>
      </w:r>
      <w:r w:rsidR="00E50D8C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shopping list </w:t>
      </w:r>
      <w:proofErr w:type="spellStart"/>
      <w:r w:rsidR="00E50D8C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pengguna</w:t>
      </w:r>
      <w:proofErr w:type="spellEnd"/>
      <w:r w:rsidR="00B41B3A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="00B41B3A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Aplikasi</w:t>
      </w:r>
      <w:proofErr w:type="spellEnd"/>
      <w:r w:rsidR="00B41B3A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B41B3A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ini</w:t>
      </w:r>
      <w:proofErr w:type="spellEnd"/>
      <w:r w:rsidR="00B41B3A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B41B3A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tidak</w:t>
      </w:r>
      <w:proofErr w:type="spellEnd"/>
      <w:r w:rsidR="00B41B3A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B41B3A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menyediakan</w:t>
      </w:r>
      <w:proofErr w:type="spellEnd"/>
      <w:r w:rsidR="00B41B3A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B41B3A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rekomendasi</w:t>
      </w:r>
      <w:proofErr w:type="spellEnd"/>
      <w:r w:rsidR="00B41B3A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B41B3A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stok</w:t>
      </w:r>
      <w:proofErr w:type="spellEnd"/>
      <w:r w:rsidR="00B41B3A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B41B3A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makanan</w:t>
      </w:r>
      <w:proofErr w:type="spellEnd"/>
      <w:r w:rsidR="00B41B3A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B41B3A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sesuai</w:t>
      </w:r>
      <w:proofErr w:type="spellEnd"/>
      <w:r w:rsidR="00B41B3A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B41B3A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preferensi</w:t>
      </w:r>
      <w:proofErr w:type="spellEnd"/>
      <w:r w:rsidR="00B41B3A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B41B3A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pengguna</w:t>
      </w:r>
      <w:proofErr w:type="spellEnd"/>
      <w:r w:rsidR="00B41B3A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.</w:t>
      </w:r>
    </w:p>
    <w:p w:rsidR="00C478DF" w:rsidP="00C478DF" w:rsidRDefault="00C478DF" w14:paraId="6A964053" w14:textId="777777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</w:p>
    <w:p w:rsidRPr="00C478DF" w:rsidR="00C478DF" w:rsidP="00C478DF" w:rsidRDefault="00C478DF" w14:paraId="5F377527" w14:textId="777777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</w:p>
    <w:p w:rsidRPr="00BC0780" w:rsidR="00BC0780" w:rsidP="005D77BD" w:rsidRDefault="00483ACA" w14:paraId="253ED004" w14:textId="41DC9C5A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51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proofErr w:type="spellStart"/>
      <w:r w:rsidRPr="00973303">
        <w:rPr>
          <w:rFonts w:ascii="Times New Roman" w:hAnsi="Times New Roman" w:eastAsia="Times New Roman" w:cs="Times New Roman"/>
          <w:color w:val="000000"/>
          <w:sz w:val="24"/>
          <w:szCs w:val="24"/>
        </w:rPr>
        <w:t>Peluang</w:t>
      </w:r>
      <w:proofErr w:type="spellEnd"/>
      <w:r w:rsidRPr="00973303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Pasar: </w:t>
      </w:r>
    </w:p>
    <w:p w:rsidRPr="00973303" w:rsidR="00996181" w:rsidP="00BC0780" w:rsidRDefault="00330FA2" w14:paraId="2676A84C" w14:textId="0D94EC6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51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eastAsia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hyperlink w:history="1" r:id="rId17">
        <w:r w:rsidRPr="00D66FFC" w:rsidR="00264DF5">
          <w:rPr>
            <w:rStyle w:val="Hyperlink"/>
            <w:rFonts w:ascii="Times New Roman" w:hAnsi="Times New Roman" w:eastAsia="Times New Roman" w:cs="Times New Roman"/>
            <w:sz w:val="24"/>
            <w:szCs w:val="24"/>
          </w:rPr>
          <w:t>https://badanpangan.go.id/</w:t>
        </w:r>
      </w:hyperlink>
      <w:r w:rsidR="00F00236">
        <w:rPr>
          <w:rFonts w:ascii="Times New Roman" w:hAnsi="Times New Roman" w:eastAsia="Times New Roman" w:cs="Times New Roman"/>
          <w:sz w:val="24"/>
          <w:szCs w:val="24"/>
        </w:rPr>
        <w:t xml:space="preserve"> di </w:t>
      </w:r>
      <w:r w:rsidR="00B05F72">
        <w:rPr>
          <w:rFonts w:ascii="Times New Roman" w:hAnsi="Times New Roman" w:eastAsia="Times New Roman" w:cs="Times New Roman"/>
          <w:sz w:val="24"/>
          <w:szCs w:val="24"/>
        </w:rPr>
        <w:t>blog</w:t>
      </w:r>
      <w:r w:rsidR="00460A39">
        <w:rPr>
          <w:rFonts w:ascii="Times New Roman" w:hAnsi="Times New Roman" w:eastAsia="Times New Roman" w:cs="Times New Roman"/>
          <w:sz w:val="24"/>
          <w:szCs w:val="24"/>
        </w:rPr>
        <w:t xml:space="preserve"> yang </w:t>
      </w:r>
      <w:proofErr w:type="spellStart"/>
      <w:r w:rsidR="00460A39">
        <w:rPr>
          <w:rFonts w:ascii="Times New Roman" w:hAnsi="Times New Roman" w:eastAsia="Times New Roman" w:cs="Times New Roman"/>
          <w:sz w:val="24"/>
          <w:szCs w:val="24"/>
        </w:rPr>
        <w:t>berjudul</w:t>
      </w:r>
      <w:proofErr w:type="spellEnd"/>
      <w:r w:rsidR="00460A3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="00F83D13">
        <w:rPr>
          <w:rFonts w:ascii="Times New Roman" w:hAnsi="Times New Roman" w:eastAsia="Times New Roman" w:cs="Times New Roman"/>
          <w:sz w:val="24"/>
          <w:szCs w:val="24"/>
        </w:rPr>
        <w:t>“</w:t>
      </w:r>
      <w:r w:rsidR="00F00236">
        <w:rPr>
          <w:rFonts w:ascii="Times New Roman" w:hAnsi="Times New Roman" w:eastAsia="Times New Roman" w:cs="Times New Roman"/>
          <w:sz w:val="24"/>
          <w:szCs w:val="24"/>
        </w:rPr>
        <w:t xml:space="preserve">9 </w:t>
      </w:r>
      <w:proofErr w:type="spellStart"/>
      <w:r w:rsidR="00F00236">
        <w:rPr>
          <w:rFonts w:ascii="Times New Roman" w:hAnsi="Times New Roman" w:eastAsia="Times New Roman" w:cs="Times New Roman"/>
          <w:sz w:val="24"/>
          <w:szCs w:val="24"/>
        </w:rPr>
        <w:t>Organisasi</w:t>
      </w:r>
      <w:proofErr w:type="spellEnd"/>
      <w:r w:rsidR="00F00236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460A39">
        <w:rPr>
          <w:rFonts w:ascii="Times New Roman" w:hAnsi="Times New Roman" w:eastAsia="Times New Roman" w:cs="Times New Roman"/>
          <w:sz w:val="24"/>
          <w:szCs w:val="24"/>
        </w:rPr>
        <w:t>S</w:t>
      </w:r>
      <w:r w:rsidR="00F00236">
        <w:rPr>
          <w:rFonts w:ascii="Times New Roman" w:hAnsi="Times New Roman" w:eastAsia="Times New Roman" w:cs="Times New Roman"/>
          <w:sz w:val="24"/>
          <w:szCs w:val="24"/>
        </w:rPr>
        <w:t>epakat</w:t>
      </w:r>
      <w:proofErr w:type="spellEnd"/>
      <w:r w:rsidR="00547CA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460A39">
        <w:rPr>
          <w:rFonts w:ascii="Times New Roman" w:hAnsi="Times New Roman" w:eastAsia="Times New Roman" w:cs="Times New Roman"/>
          <w:sz w:val="24"/>
          <w:szCs w:val="24"/>
        </w:rPr>
        <w:t>G</w:t>
      </w:r>
      <w:r w:rsidR="00547CA2">
        <w:rPr>
          <w:rFonts w:ascii="Times New Roman" w:hAnsi="Times New Roman" w:eastAsia="Times New Roman" w:cs="Times New Roman"/>
          <w:sz w:val="24"/>
          <w:szCs w:val="24"/>
        </w:rPr>
        <w:t>abung</w:t>
      </w:r>
      <w:proofErr w:type="spellEnd"/>
      <w:r w:rsidR="00547CA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F83D13">
        <w:rPr>
          <w:rFonts w:ascii="Times New Roman" w:hAnsi="Times New Roman" w:eastAsia="Times New Roman" w:cs="Times New Roman"/>
          <w:sz w:val="24"/>
          <w:szCs w:val="24"/>
        </w:rPr>
        <w:t>b</w:t>
      </w:r>
      <w:r w:rsidR="00547CA2">
        <w:rPr>
          <w:rFonts w:ascii="Times New Roman" w:hAnsi="Times New Roman" w:eastAsia="Times New Roman" w:cs="Times New Roman"/>
          <w:sz w:val="24"/>
          <w:szCs w:val="24"/>
        </w:rPr>
        <w:t>ersama</w:t>
      </w:r>
      <w:proofErr w:type="spellEnd"/>
      <w:r w:rsidR="00547CA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="00460A39">
        <w:rPr>
          <w:rFonts w:ascii="Times New Roman" w:hAnsi="Times New Roman" w:eastAsia="Times New Roman" w:cs="Times New Roman"/>
          <w:sz w:val="24"/>
          <w:szCs w:val="24"/>
        </w:rPr>
        <w:t>B</w:t>
      </w:r>
      <w:r w:rsidR="00547CA2">
        <w:rPr>
          <w:rFonts w:ascii="Times New Roman" w:hAnsi="Times New Roman" w:eastAsia="Times New Roman" w:cs="Times New Roman"/>
          <w:sz w:val="24"/>
          <w:szCs w:val="24"/>
        </w:rPr>
        <w:t xml:space="preserve">adan </w:t>
      </w:r>
      <w:r w:rsidR="00460A39">
        <w:rPr>
          <w:rFonts w:ascii="Times New Roman" w:hAnsi="Times New Roman" w:eastAsia="Times New Roman" w:cs="Times New Roman"/>
          <w:sz w:val="24"/>
          <w:szCs w:val="24"/>
        </w:rPr>
        <w:t>P</w:t>
      </w:r>
      <w:r w:rsidR="00547CA2">
        <w:rPr>
          <w:rFonts w:ascii="Times New Roman" w:hAnsi="Times New Roman" w:eastAsia="Times New Roman" w:cs="Times New Roman"/>
          <w:sz w:val="24"/>
          <w:szCs w:val="24"/>
        </w:rPr>
        <w:t xml:space="preserve">angan </w:t>
      </w:r>
      <w:r w:rsidR="00460A39">
        <w:rPr>
          <w:rFonts w:ascii="Times New Roman" w:hAnsi="Times New Roman" w:eastAsia="Times New Roman" w:cs="Times New Roman"/>
          <w:sz w:val="24"/>
          <w:szCs w:val="24"/>
        </w:rPr>
        <w:t>N</w:t>
      </w:r>
      <w:r w:rsidR="00547CA2">
        <w:rPr>
          <w:rFonts w:ascii="Times New Roman" w:hAnsi="Times New Roman" w:eastAsia="Times New Roman" w:cs="Times New Roman"/>
          <w:sz w:val="24"/>
          <w:szCs w:val="24"/>
        </w:rPr>
        <w:t>asiona</w:t>
      </w:r>
      <w:r w:rsidR="00460A39">
        <w:rPr>
          <w:rFonts w:ascii="Times New Roman" w:hAnsi="Times New Roman" w:eastAsia="Times New Roman" w:cs="Times New Roman"/>
          <w:sz w:val="24"/>
          <w:szCs w:val="24"/>
        </w:rPr>
        <w:t>l</w:t>
      </w:r>
      <w:r w:rsidR="00547CA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="00F83D13">
        <w:rPr>
          <w:rFonts w:ascii="Times New Roman" w:hAnsi="Times New Roman" w:eastAsia="Times New Roman" w:cs="Times New Roman"/>
          <w:sz w:val="24"/>
          <w:szCs w:val="24"/>
        </w:rPr>
        <w:t>K</w:t>
      </w:r>
      <w:r w:rsidR="00BC6714">
        <w:rPr>
          <w:rFonts w:ascii="Times New Roman" w:hAnsi="Times New Roman" w:eastAsia="Times New Roman" w:cs="Times New Roman"/>
          <w:sz w:val="24"/>
          <w:szCs w:val="24"/>
        </w:rPr>
        <w:t xml:space="preserve">urangi </w:t>
      </w:r>
      <w:r w:rsidR="00F83D13">
        <w:rPr>
          <w:rFonts w:ascii="Times New Roman" w:hAnsi="Times New Roman" w:eastAsia="Times New Roman" w:cs="Times New Roman"/>
          <w:sz w:val="24"/>
          <w:szCs w:val="24"/>
        </w:rPr>
        <w:t>F</w:t>
      </w:r>
      <w:r w:rsidR="00BC6714">
        <w:rPr>
          <w:rFonts w:ascii="Times New Roman" w:hAnsi="Times New Roman" w:eastAsia="Times New Roman" w:cs="Times New Roman"/>
          <w:sz w:val="24"/>
          <w:szCs w:val="24"/>
        </w:rPr>
        <w:t xml:space="preserve">ood </w:t>
      </w:r>
      <w:r w:rsidR="00F83D13">
        <w:rPr>
          <w:rFonts w:ascii="Times New Roman" w:hAnsi="Times New Roman" w:eastAsia="Times New Roman" w:cs="Times New Roman"/>
          <w:sz w:val="24"/>
          <w:szCs w:val="24"/>
        </w:rPr>
        <w:t>W</w:t>
      </w:r>
      <w:r w:rsidR="00BC6714">
        <w:rPr>
          <w:rFonts w:ascii="Times New Roman" w:hAnsi="Times New Roman" w:eastAsia="Times New Roman" w:cs="Times New Roman"/>
          <w:sz w:val="24"/>
          <w:szCs w:val="24"/>
        </w:rPr>
        <w:t>a</w:t>
      </w:r>
      <w:r w:rsidR="005A498B">
        <w:rPr>
          <w:rFonts w:ascii="Times New Roman" w:hAnsi="Times New Roman" w:eastAsia="Times New Roman" w:cs="Times New Roman"/>
          <w:sz w:val="24"/>
          <w:szCs w:val="24"/>
        </w:rPr>
        <w:t xml:space="preserve">ste di </w:t>
      </w:r>
      <w:r w:rsidR="00F83D13">
        <w:rPr>
          <w:rFonts w:ascii="Times New Roman" w:hAnsi="Times New Roman" w:eastAsia="Times New Roman" w:cs="Times New Roman"/>
          <w:sz w:val="24"/>
          <w:szCs w:val="24"/>
        </w:rPr>
        <w:t>I</w:t>
      </w:r>
      <w:r w:rsidR="005A498B">
        <w:rPr>
          <w:rFonts w:ascii="Times New Roman" w:hAnsi="Times New Roman" w:eastAsia="Times New Roman" w:cs="Times New Roman"/>
          <w:sz w:val="24"/>
          <w:szCs w:val="24"/>
        </w:rPr>
        <w:t>ndonesia</w:t>
      </w:r>
      <w:r w:rsidR="00F83D13">
        <w:rPr>
          <w:rFonts w:ascii="Times New Roman" w:hAnsi="Times New Roman" w:eastAsia="Times New Roman" w:cs="Times New Roman"/>
          <w:sz w:val="24"/>
          <w:szCs w:val="24"/>
        </w:rPr>
        <w:t xml:space="preserve">” </w:t>
      </w:r>
      <w:proofErr w:type="spellStart"/>
      <w:r w:rsidR="00F83D13">
        <w:rPr>
          <w:rFonts w:ascii="Times New Roman" w:hAnsi="Times New Roman" w:eastAsia="Times New Roman" w:cs="Times New Roman"/>
          <w:sz w:val="24"/>
          <w:szCs w:val="24"/>
        </w:rPr>
        <w:t>mengatakan</w:t>
      </w:r>
      <w:proofErr w:type="spellEnd"/>
      <w:r w:rsidR="00F83D1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5F6E9E">
        <w:rPr>
          <w:rFonts w:ascii="Times New Roman" w:hAnsi="Times New Roman" w:eastAsia="Times New Roman" w:cs="Times New Roman"/>
          <w:sz w:val="24"/>
          <w:szCs w:val="24"/>
        </w:rPr>
        <w:t>bahwa</w:t>
      </w:r>
      <w:proofErr w:type="spellEnd"/>
      <w:r w:rsidR="009F38BE">
        <w:rPr>
          <w:rFonts w:ascii="Times New Roman" w:hAnsi="Times New Roman" w:eastAsia="Times New Roman" w:cs="Times New Roman"/>
          <w:sz w:val="24"/>
          <w:szCs w:val="24"/>
        </w:rPr>
        <w:t xml:space="preserve"> Gerakan </w:t>
      </w:r>
      <w:proofErr w:type="spellStart"/>
      <w:r w:rsidR="009F38BE">
        <w:rPr>
          <w:rFonts w:ascii="Times New Roman" w:hAnsi="Times New Roman" w:eastAsia="Times New Roman" w:cs="Times New Roman"/>
          <w:sz w:val="24"/>
          <w:szCs w:val="24"/>
        </w:rPr>
        <w:t>mengurangi</w:t>
      </w:r>
      <w:proofErr w:type="spellEnd"/>
      <w:r w:rsidR="009F38BE">
        <w:rPr>
          <w:rFonts w:ascii="Times New Roman" w:hAnsi="Times New Roman" w:eastAsia="Times New Roman" w:cs="Times New Roman"/>
          <w:sz w:val="24"/>
          <w:szCs w:val="24"/>
        </w:rPr>
        <w:t xml:space="preserve"> fo</w:t>
      </w:r>
      <w:r w:rsidR="0090792D">
        <w:rPr>
          <w:rFonts w:ascii="Times New Roman" w:hAnsi="Times New Roman" w:eastAsia="Times New Roman" w:cs="Times New Roman"/>
          <w:sz w:val="24"/>
          <w:szCs w:val="24"/>
        </w:rPr>
        <w:t>o</w:t>
      </w:r>
      <w:r w:rsidR="009F38BE">
        <w:rPr>
          <w:rFonts w:ascii="Times New Roman" w:hAnsi="Times New Roman" w:eastAsia="Times New Roman" w:cs="Times New Roman"/>
          <w:sz w:val="24"/>
          <w:szCs w:val="24"/>
        </w:rPr>
        <w:t xml:space="preserve">d waste </w:t>
      </w:r>
      <w:proofErr w:type="spellStart"/>
      <w:r w:rsidR="009F38BE">
        <w:rPr>
          <w:rFonts w:ascii="Times New Roman" w:hAnsi="Times New Roman" w:eastAsia="Times New Roman" w:cs="Times New Roman"/>
          <w:sz w:val="24"/>
          <w:szCs w:val="24"/>
        </w:rPr>
        <w:t>memiliki</w:t>
      </w:r>
      <w:proofErr w:type="spellEnd"/>
      <w:r w:rsidR="009F38B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9F38BE">
        <w:rPr>
          <w:rFonts w:ascii="Times New Roman" w:hAnsi="Times New Roman" w:eastAsia="Times New Roman" w:cs="Times New Roman"/>
          <w:sz w:val="24"/>
          <w:szCs w:val="24"/>
        </w:rPr>
        <w:t>urgensi</w:t>
      </w:r>
      <w:r w:rsidR="00673FDB">
        <w:rPr>
          <w:rFonts w:ascii="Times New Roman" w:hAnsi="Times New Roman" w:eastAsia="Times New Roman" w:cs="Times New Roman"/>
          <w:sz w:val="24"/>
          <w:szCs w:val="24"/>
        </w:rPr>
        <w:t>tas</w:t>
      </w:r>
      <w:proofErr w:type="spellEnd"/>
      <w:r w:rsidR="00673FDB">
        <w:rPr>
          <w:rFonts w:ascii="Times New Roman" w:hAnsi="Times New Roman" w:eastAsia="Times New Roman" w:cs="Times New Roman"/>
          <w:sz w:val="24"/>
          <w:szCs w:val="24"/>
        </w:rPr>
        <w:t xml:space="preserve"> yang </w:t>
      </w:r>
      <w:proofErr w:type="spellStart"/>
      <w:r w:rsidR="00673FDB">
        <w:rPr>
          <w:rFonts w:ascii="Times New Roman" w:hAnsi="Times New Roman" w:eastAsia="Times New Roman" w:cs="Times New Roman"/>
          <w:sz w:val="24"/>
          <w:szCs w:val="24"/>
        </w:rPr>
        <w:t>tinggi</w:t>
      </w:r>
      <w:proofErr w:type="spellEnd"/>
      <w:r w:rsidR="00E44165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 w:rsidR="00CA1B9F">
        <w:rPr>
          <w:rFonts w:ascii="Times New Roman" w:hAnsi="Times New Roman" w:eastAsia="Times New Roman" w:cs="Times New Roman"/>
          <w:sz w:val="24"/>
          <w:szCs w:val="24"/>
        </w:rPr>
        <w:t>M</w:t>
      </w:r>
      <w:r w:rsidR="00DC7B61">
        <w:rPr>
          <w:rFonts w:ascii="Times New Roman" w:hAnsi="Times New Roman" w:eastAsia="Times New Roman" w:cs="Times New Roman"/>
          <w:sz w:val="24"/>
          <w:szCs w:val="24"/>
        </w:rPr>
        <w:t>erek</w:t>
      </w:r>
      <w:r w:rsidR="00CA1B9F">
        <w:rPr>
          <w:rFonts w:ascii="Times New Roman" w:hAnsi="Times New Roman" w:eastAsia="Times New Roman" w:cs="Times New Roman"/>
          <w:sz w:val="24"/>
          <w:szCs w:val="24"/>
        </w:rPr>
        <w:t>a</w:t>
      </w:r>
      <w:r w:rsidR="00C16420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5F0761">
        <w:rPr>
          <w:rFonts w:ascii="Times New Roman" w:hAnsi="Times New Roman" w:eastAsia="Times New Roman" w:cs="Times New Roman"/>
          <w:sz w:val="24"/>
          <w:szCs w:val="24"/>
        </w:rPr>
        <w:t>menandatangani</w:t>
      </w:r>
      <w:proofErr w:type="spellEnd"/>
      <w:r w:rsidR="00673FDB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77B28" w:rsidR="00877B28">
        <w:rPr>
          <w:rFonts w:ascii="Times New Roman" w:hAnsi="Times New Roman" w:eastAsia="Times New Roman" w:cs="Times New Roman"/>
          <w:sz w:val="24"/>
          <w:szCs w:val="24"/>
        </w:rPr>
        <w:t>perjanjian</w:t>
      </w:r>
      <w:proofErr w:type="spellEnd"/>
      <w:r w:rsidRPr="00877B28" w:rsidR="00877B28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77B28" w:rsidR="00877B28">
        <w:rPr>
          <w:rFonts w:ascii="Times New Roman" w:hAnsi="Times New Roman" w:eastAsia="Times New Roman" w:cs="Times New Roman"/>
          <w:sz w:val="24"/>
          <w:szCs w:val="24"/>
        </w:rPr>
        <w:t>kerja</w:t>
      </w:r>
      <w:proofErr w:type="spellEnd"/>
      <w:r w:rsidRPr="00877B28" w:rsidR="00877B28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77B28" w:rsidR="00877B28">
        <w:rPr>
          <w:rFonts w:ascii="Times New Roman" w:hAnsi="Times New Roman" w:eastAsia="Times New Roman" w:cs="Times New Roman"/>
          <w:sz w:val="24"/>
          <w:szCs w:val="24"/>
        </w:rPr>
        <w:t>sama</w:t>
      </w:r>
      <w:proofErr w:type="spellEnd"/>
      <w:r w:rsidRPr="00877B28" w:rsidR="00877B28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77B28" w:rsidR="00877B28">
        <w:rPr>
          <w:rFonts w:ascii="Times New Roman" w:hAnsi="Times New Roman" w:eastAsia="Times New Roman" w:cs="Times New Roman"/>
          <w:sz w:val="24"/>
          <w:szCs w:val="24"/>
        </w:rPr>
        <w:t>dengan</w:t>
      </w:r>
      <w:proofErr w:type="spellEnd"/>
      <w:r w:rsidRPr="00877B28" w:rsidR="00877B28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77B28" w:rsidR="00877B28">
        <w:rPr>
          <w:rFonts w:ascii="Times New Roman" w:hAnsi="Times New Roman" w:eastAsia="Times New Roman" w:cs="Times New Roman"/>
          <w:sz w:val="24"/>
          <w:szCs w:val="24"/>
        </w:rPr>
        <w:t>sembilan</w:t>
      </w:r>
      <w:proofErr w:type="spellEnd"/>
      <w:r w:rsidRPr="00877B28" w:rsidR="00877B28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77B28" w:rsidR="00877B28">
        <w:rPr>
          <w:rFonts w:ascii="Times New Roman" w:hAnsi="Times New Roman" w:eastAsia="Times New Roman" w:cs="Times New Roman"/>
          <w:sz w:val="24"/>
          <w:szCs w:val="24"/>
        </w:rPr>
        <w:t>organisasi</w:t>
      </w:r>
      <w:proofErr w:type="spellEnd"/>
      <w:r w:rsidRPr="00877B28" w:rsidR="00877B28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77B28" w:rsidR="00877B28">
        <w:rPr>
          <w:rFonts w:ascii="Times New Roman" w:hAnsi="Times New Roman" w:eastAsia="Times New Roman" w:cs="Times New Roman"/>
          <w:sz w:val="24"/>
          <w:szCs w:val="24"/>
        </w:rPr>
        <w:t>untuk</w:t>
      </w:r>
      <w:proofErr w:type="spellEnd"/>
      <w:r w:rsidRPr="00877B28" w:rsidR="00877B28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877B28" w:rsidR="00877B28">
        <w:rPr>
          <w:rFonts w:ascii="Times New Roman" w:hAnsi="Times New Roman" w:eastAsia="Times New Roman" w:cs="Times New Roman"/>
          <w:sz w:val="24"/>
          <w:szCs w:val="24"/>
        </w:rPr>
        <w:t>mengurangi</w:t>
      </w:r>
      <w:proofErr w:type="spellEnd"/>
      <w:r w:rsidRPr="00877B28" w:rsidR="00877B28">
        <w:rPr>
          <w:rFonts w:ascii="Times New Roman" w:hAnsi="Times New Roman" w:eastAsia="Times New Roman" w:cs="Times New Roman"/>
          <w:sz w:val="24"/>
          <w:szCs w:val="24"/>
        </w:rPr>
        <w:t xml:space="preserve"> food waste di Indonesia.</w:t>
      </w:r>
      <w:r w:rsidR="00F92F3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003760A4" w:rsidP="0002454A" w:rsidRDefault="00057210" w14:paraId="6596001C" w14:textId="72834D1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51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Berdasarkan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hyperlink w:history="1" r:id="rId18">
        <w:r w:rsidRPr="00D66FFC" w:rsidR="00582A6B">
          <w:rPr>
            <w:rStyle w:val="Hyperlink"/>
            <w:rFonts w:ascii="Times New Roman" w:hAnsi="Times New Roman" w:eastAsia="Times New Roman" w:cs="Times New Roman"/>
            <w:sz w:val="24"/>
            <w:szCs w:val="24"/>
          </w:rPr>
          <w:t>www.rii.co.id</w:t>
        </w:r>
      </w:hyperlink>
      <w:r w:rsidR="00582A6B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185374">
        <w:rPr>
          <w:rFonts w:ascii="Times New Roman" w:hAnsi="Times New Roman" w:eastAsia="Times New Roman" w:cs="Times New Roman"/>
          <w:color w:val="000000"/>
          <w:sz w:val="24"/>
          <w:szCs w:val="24"/>
        </w:rPr>
        <w:t>tentang</w:t>
      </w:r>
      <w:proofErr w:type="spellEnd"/>
      <w:r w:rsidR="00185374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 w:rsidR="003A52FE">
        <w:rPr>
          <w:rFonts w:ascii="Times New Roman" w:hAnsi="Times New Roman" w:eastAsia="Times New Roman" w:cs="Times New Roman"/>
          <w:color w:val="000000"/>
          <w:sz w:val="24"/>
          <w:szCs w:val="24"/>
        </w:rPr>
        <w:t>“</w:t>
      </w:r>
      <w:r w:rsidR="0057683C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Frugal </w:t>
      </w:r>
      <w:proofErr w:type="gramStart"/>
      <w:r w:rsidR="0057683C">
        <w:rPr>
          <w:rFonts w:ascii="Times New Roman" w:hAnsi="Times New Roman" w:eastAsia="Times New Roman" w:cs="Times New Roman"/>
          <w:color w:val="000000"/>
          <w:sz w:val="24"/>
          <w:szCs w:val="24"/>
        </w:rPr>
        <w:t>living :</w:t>
      </w:r>
      <w:proofErr w:type="gramEnd"/>
      <w:r w:rsidR="0057683C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Tren Baru </w:t>
      </w:r>
      <w:proofErr w:type="spellStart"/>
      <w:r w:rsidR="0057683C">
        <w:rPr>
          <w:rFonts w:ascii="Times New Roman" w:hAnsi="Times New Roman" w:eastAsia="Times New Roman" w:cs="Times New Roman"/>
          <w:color w:val="000000"/>
          <w:sz w:val="24"/>
          <w:szCs w:val="24"/>
        </w:rPr>
        <w:t>Menginspirasi</w:t>
      </w:r>
      <w:proofErr w:type="spellEnd"/>
      <w:r w:rsidR="0057683C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Gaya</w:t>
      </w:r>
      <w:r w:rsidR="003A52FE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Hidup Hemat” </w:t>
      </w:r>
      <w:proofErr w:type="spellStart"/>
      <w:r w:rsidR="00B70F5C">
        <w:rPr>
          <w:rFonts w:ascii="Times New Roman" w:hAnsi="Times New Roman" w:eastAsia="Times New Roman" w:cs="Times New Roman"/>
          <w:color w:val="000000"/>
          <w:sz w:val="24"/>
          <w:szCs w:val="24"/>
        </w:rPr>
        <w:t>khususnya</w:t>
      </w:r>
      <w:proofErr w:type="spellEnd"/>
      <w:r w:rsidR="00B70F5C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 w:rsidR="00622605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pada </w:t>
      </w:r>
      <w:proofErr w:type="spellStart"/>
      <w:r w:rsidR="00622605">
        <w:rPr>
          <w:rFonts w:ascii="Times New Roman" w:hAnsi="Times New Roman" w:eastAsia="Times New Roman" w:cs="Times New Roman"/>
          <w:color w:val="000000"/>
          <w:sz w:val="24"/>
          <w:szCs w:val="24"/>
        </w:rPr>
        <w:t>bagian</w:t>
      </w:r>
      <w:proofErr w:type="spellEnd"/>
      <w:r w:rsidR="00622605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1 Hemat </w:t>
      </w:r>
      <w:proofErr w:type="spellStart"/>
      <w:r w:rsidR="00622605">
        <w:rPr>
          <w:rFonts w:ascii="Times New Roman" w:hAnsi="Times New Roman" w:eastAsia="Times New Roman" w:cs="Times New Roman"/>
          <w:color w:val="000000"/>
          <w:sz w:val="24"/>
          <w:szCs w:val="24"/>
        </w:rPr>
        <w:t>dengan</w:t>
      </w:r>
      <w:proofErr w:type="spellEnd"/>
      <w:r w:rsidR="00622605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Cerdas dan pada </w:t>
      </w:r>
      <w:proofErr w:type="spellStart"/>
      <w:r w:rsidR="00147692">
        <w:rPr>
          <w:rFonts w:ascii="Times New Roman" w:hAnsi="Times New Roman" w:eastAsia="Times New Roman" w:cs="Times New Roman"/>
          <w:color w:val="000000"/>
          <w:sz w:val="24"/>
          <w:szCs w:val="24"/>
        </w:rPr>
        <w:t>bag</w:t>
      </w:r>
      <w:r w:rsidR="00EE52E3">
        <w:rPr>
          <w:rFonts w:ascii="Times New Roman" w:hAnsi="Times New Roman" w:eastAsia="Times New Roman" w:cs="Times New Roman"/>
          <w:color w:val="000000"/>
          <w:sz w:val="24"/>
          <w:szCs w:val="24"/>
        </w:rPr>
        <w:t>ian</w:t>
      </w:r>
      <w:proofErr w:type="spellEnd"/>
      <w:r w:rsidR="00EE52E3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 w:rsidR="00147692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3 </w:t>
      </w:r>
      <w:proofErr w:type="spellStart"/>
      <w:r w:rsidR="00CF1346">
        <w:rPr>
          <w:rFonts w:ascii="Times New Roman" w:hAnsi="Times New Roman" w:eastAsia="Times New Roman" w:cs="Times New Roman"/>
          <w:color w:val="000000"/>
          <w:sz w:val="24"/>
          <w:szCs w:val="24"/>
        </w:rPr>
        <w:t>K</w:t>
      </w:r>
      <w:r w:rsidR="00147692">
        <w:rPr>
          <w:rFonts w:ascii="Times New Roman" w:hAnsi="Times New Roman" w:eastAsia="Times New Roman" w:cs="Times New Roman"/>
          <w:color w:val="000000"/>
          <w:sz w:val="24"/>
          <w:szCs w:val="24"/>
        </w:rPr>
        <w:t>reativitas</w:t>
      </w:r>
      <w:proofErr w:type="spellEnd"/>
      <w:r w:rsidR="00147692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147692">
        <w:rPr>
          <w:rFonts w:ascii="Times New Roman" w:hAnsi="Times New Roman" w:eastAsia="Times New Roman" w:cs="Times New Roman"/>
          <w:color w:val="000000"/>
          <w:sz w:val="24"/>
          <w:szCs w:val="24"/>
        </w:rPr>
        <w:t>dalam</w:t>
      </w:r>
      <w:proofErr w:type="spellEnd"/>
      <w:r w:rsidR="00147692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Menyusun </w:t>
      </w:r>
      <w:r w:rsidR="00CF1346">
        <w:rPr>
          <w:rFonts w:ascii="Times New Roman" w:hAnsi="Times New Roman" w:eastAsia="Times New Roman" w:cs="Times New Roman"/>
          <w:color w:val="000000"/>
          <w:sz w:val="24"/>
          <w:szCs w:val="24"/>
        </w:rPr>
        <w:t>M</w:t>
      </w:r>
      <w:r w:rsidR="00147692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enu dan </w:t>
      </w:r>
      <w:r w:rsidR="00CF1346">
        <w:rPr>
          <w:rFonts w:ascii="Times New Roman" w:hAnsi="Times New Roman" w:eastAsia="Times New Roman" w:cs="Times New Roman"/>
          <w:color w:val="000000"/>
          <w:sz w:val="24"/>
          <w:szCs w:val="24"/>
        </w:rPr>
        <w:t>M</w:t>
      </w:r>
      <w:r w:rsidR="00147692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asak </w:t>
      </w:r>
      <w:proofErr w:type="spellStart"/>
      <w:r w:rsidR="00CF1346">
        <w:rPr>
          <w:rFonts w:ascii="Times New Roman" w:hAnsi="Times New Roman" w:eastAsia="Times New Roman" w:cs="Times New Roman"/>
          <w:color w:val="000000"/>
          <w:sz w:val="24"/>
          <w:szCs w:val="24"/>
        </w:rPr>
        <w:t>S</w:t>
      </w:r>
      <w:r w:rsidR="00147692">
        <w:rPr>
          <w:rFonts w:ascii="Times New Roman" w:hAnsi="Times New Roman" w:eastAsia="Times New Roman" w:cs="Times New Roman"/>
          <w:color w:val="000000"/>
          <w:sz w:val="24"/>
          <w:szCs w:val="24"/>
        </w:rPr>
        <w:t>endiri</w:t>
      </w:r>
      <w:proofErr w:type="spellEnd"/>
      <w:r w:rsidR="00F437CC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proofErr w:type="spellStart"/>
      <w:r w:rsidR="00A7778D">
        <w:rPr>
          <w:rFonts w:ascii="Times New Roman" w:hAnsi="Times New Roman" w:eastAsia="Times New Roman" w:cs="Times New Roman"/>
          <w:color w:val="000000"/>
          <w:sz w:val="24"/>
          <w:szCs w:val="24"/>
        </w:rPr>
        <w:t>dapat</w:t>
      </w:r>
      <w:proofErr w:type="spellEnd"/>
      <w:r w:rsidR="00A7778D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F437CC">
        <w:rPr>
          <w:rFonts w:ascii="Times New Roman" w:hAnsi="Times New Roman" w:eastAsia="Times New Roman" w:cs="Times New Roman"/>
          <w:color w:val="000000"/>
          <w:sz w:val="24"/>
          <w:szCs w:val="24"/>
        </w:rPr>
        <w:t>menjadi</w:t>
      </w:r>
      <w:proofErr w:type="spellEnd"/>
      <w:r w:rsidR="00F437CC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salah </w:t>
      </w:r>
      <w:proofErr w:type="spellStart"/>
      <w:r w:rsidR="00F437CC">
        <w:rPr>
          <w:rFonts w:ascii="Times New Roman" w:hAnsi="Times New Roman" w:eastAsia="Times New Roman" w:cs="Times New Roman"/>
          <w:color w:val="000000"/>
          <w:sz w:val="24"/>
          <w:szCs w:val="24"/>
        </w:rPr>
        <w:t>satu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9C0CE0">
        <w:rPr>
          <w:rFonts w:ascii="Times New Roman" w:hAnsi="Times New Roman" w:eastAsia="Times New Roman" w:cs="Times New Roman"/>
          <w:color w:val="000000"/>
          <w:sz w:val="24"/>
          <w:szCs w:val="24"/>
        </w:rPr>
        <w:t>peningkatan</w:t>
      </w:r>
      <w:proofErr w:type="spellEnd"/>
      <w:r w:rsidR="009C0CE0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DB642F">
        <w:rPr>
          <w:rFonts w:ascii="Times New Roman" w:hAnsi="Times New Roman" w:eastAsia="Times New Roman" w:cs="Times New Roman"/>
          <w:color w:val="000000"/>
          <w:sz w:val="24"/>
          <w:szCs w:val="24"/>
        </w:rPr>
        <w:t>potensi</w:t>
      </w:r>
      <w:proofErr w:type="spellEnd"/>
      <w:r w:rsidR="009C0CE0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pasar </w:t>
      </w:r>
      <w:proofErr w:type="spellStart"/>
      <w:r w:rsidR="009C0CE0">
        <w:rPr>
          <w:rFonts w:ascii="Times New Roman" w:hAnsi="Times New Roman" w:eastAsia="Times New Roman" w:cs="Times New Roman"/>
          <w:color w:val="000000"/>
          <w:sz w:val="24"/>
          <w:szCs w:val="24"/>
        </w:rPr>
        <w:t>dari</w:t>
      </w:r>
      <w:proofErr w:type="spellEnd"/>
      <w:r w:rsidR="009C0CE0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F44A08">
        <w:rPr>
          <w:rFonts w:ascii="Times New Roman" w:hAnsi="Times New Roman" w:eastAsia="Times New Roman" w:cs="Times New Roman"/>
          <w:color w:val="000000"/>
          <w:sz w:val="24"/>
          <w:szCs w:val="24"/>
        </w:rPr>
        <w:t>aplikasi</w:t>
      </w:r>
      <w:proofErr w:type="spellEnd"/>
      <w:r w:rsidR="00F44A08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kami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</w:p>
    <w:p w:rsidRPr="001D429B" w:rsidR="001D429B" w:rsidP="001D429B" w:rsidRDefault="001D429B" w14:paraId="3525B723" w14:textId="1267D1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51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Menurut</w:t>
      </w:r>
      <w:proofErr w:type="spellEnd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Kementrian</w:t>
      </w:r>
      <w:proofErr w:type="spellEnd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Perdagangan</w:t>
      </w:r>
      <w:proofErr w:type="spellEnd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, 2023), </w:t>
      </w:r>
      <w:proofErr w:type="spellStart"/>
      <w:r w:rsidRPr="00DC0BB9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Jumlah</w:t>
      </w:r>
      <w:proofErr w:type="spellEnd"/>
      <w:r w:rsidRPr="00DC0BB9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C0BB9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pengguna</w:t>
      </w:r>
      <w:proofErr w:type="spellEnd"/>
      <w:r w:rsidRPr="00DC0BB9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e-commerce di Indonesia </w:t>
      </w:r>
      <w:proofErr w:type="spellStart"/>
      <w:r w:rsidRPr="00DC0BB9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terus</w:t>
      </w:r>
      <w:proofErr w:type="spellEnd"/>
      <w:r w:rsidRPr="00DC0BB9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C0BB9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mengalami</w:t>
      </w:r>
      <w:proofErr w:type="spellEnd"/>
      <w:r w:rsidRPr="00DC0BB9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C0BB9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kenaikan</w:t>
      </w:r>
      <w:proofErr w:type="spellEnd"/>
      <w:r w:rsidRPr="00DC0BB9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C0BB9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sejak</w:t>
      </w:r>
      <w:proofErr w:type="spellEnd"/>
      <w:r w:rsidRPr="00DC0BB9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C0BB9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tahun</w:t>
      </w:r>
      <w:proofErr w:type="spellEnd"/>
      <w:r w:rsidRPr="00DC0BB9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2020, </w:t>
      </w:r>
      <w:proofErr w:type="spellStart"/>
      <w:r w:rsidRPr="00DC0BB9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hingga</w:t>
      </w:r>
      <w:proofErr w:type="spellEnd"/>
      <w:r w:rsidRPr="00DC0BB9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pada </w:t>
      </w:r>
      <w:proofErr w:type="spellStart"/>
      <w:r w:rsidRPr="00DC0BB9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tahun</w:t>
      </w:r>
      <w:proofErr w:type="spellEnd"/>
      <w:r w:rsidRPr="00DC0BB9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2023 </w:t>
      </w:r>
      <w:proofErr w:type="spellStart"/>
      <w:r w:rsidRPr="00DC0BB9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jumlah</w:t>
      </w:r>
      <w:proofErr w:type="spellEnd"/>
      <w:r w:rsidRPr="00DC0BB9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C0BB9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pengguna</w:t>
      </w:r>
      <w:proofErr w:type="spellEnd"/>
      <w:r w:rsidRPr="00DC0BB9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e-commerce di Indonesia </w:t>
      </w:r>
      <w:proofErr w:type="spellStart"/>
      <w:r w:rsidRPr="00DC0BB9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sebanyak</w:t>
      </w:r>
      <w:proofErr w:type="spellEnd"/>
      <w:r w:rsidRPr="00DC0BB9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58,63 </w:t>
      </w:r>
      <w:proofErr w:type="spellStart"/>
      <w:r w:rsidRPr="00DC0BB9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juta</w:t>
      </w:r>
      <w:proofErr w:type="spellEnd"/>
      <w:r w:rsidRPr="00DC0BB9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C0BB9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pengguna</w:t>
      </w:r>
      <w:proofErr w:type="spellEnd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dan p</w:t>
      </w:r>
      <w:r w:rsidRPr="0082066F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ada </w:t>
      </w:r>
      <w:proofErr w:type="spellStart"/>
      <w:r w:rsidRPr="0082066F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tahun</w:t>
      </w:r>
      <w:proofErr w:type="spellEnd"/>
      <w:r w:rsidRPr="0082066F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2022, </w:t>
      </w:r>
      <w:proofErr w:type="spellStart"/>
      <w:r w:rsidRPr="0082066F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estimasi</w:t>
      </w:r>
      <w:proofErr w:type="spellEnd"/>
      <w:r w:rsidRPr="0082066F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2066F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pengeluaran</w:t>
      </w:r>
      <w:proofErr w:type="spellEnd"/>
      <w:r w:rsidRPr="0082066F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e-commerce </w:t>
      </w:r>
      <w:proofErr w:type="spellStart"/>
      <w:r w:rsidRPr="0082066F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untuk</w:t>
      </w:r>
      <w:proofErr w:type="spellEnd"/>
      <w:r w:rsidRPr="0082066F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2066F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barang</w:t>
      </w:r>
      <w:proofErr w:type="spellEnd"/>
      <w:r w:rsidRPr="0082066F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2066F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konsumsi</w:t>
      </w:r>
      <w:proofErr w:type="spellEnd"/>
      <w:r w:rsidRPr="0082066F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di Indonesia oleh </w:t>
      </w:r>
      <w:proofErr w:type="spellStart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s</w:t>
      </w:r>
      <w:r w:rsidRPr="0082066F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ektor</w:t>
      </w:r>
      <w:proofErr w:type="spellEnd"/>
      <w:r w:rsidRPr="0082066F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m</w:t>
      </w:r>
      <w:r w:rsidRPr="0082066F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akanan</w:t>
      </w:r>
      <w:proofErr w:type="spellEnd"/>
      <w:r w:rsidRPr="0082066F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2066F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senilai</w:t>
      </w:r>
      <w:proofErr w:type="spellEnd"/>
      <w:r w:rsidRPr="0082066F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USD 6,09 </w:t>
      </w:r>
      <w:proofErr w:type="spellStart"/>
      <w:r w:rsidRPr="0082066F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juta</w:t>
      </w:r>
      <w:proofErr w:type="spellEnd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. </w:t>
      </w:r>
      <w:r w:rsidRPr="005B460C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Hal </w:t>
      </w:r>
      <w:proofErr w:type="spellStart"/>
      <w:r w:rsidRPr="005B460C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ini</w:t>
      </w:r>
      <w:proofErr w:type="spellEnd"/>
      <w:r w:rsidRPr="005B460C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B460C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menandakan</w:t>
      </w:r>
      <w:proofErr w:type="spellEnd"/>
      <w:r w:rsidRPr="005B460C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B460C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bahwa</w:t>
      </w:r>
      <w:proofErr w:type="spellEnd"/>
      <w:r w:rsidRPr="005B460C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B460C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kategori</w:t>
      </w:r>
      <w:proofErr w:type="spellEnd"/>
      <w:r w:rsidRPr="005B460C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B460C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ini</w:t>
      </w:r>
      <w:proofErr w:type="spellEnd"/>
      <w:r w:rsidRPr="005B460C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B460C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memiliki</w:t>
      </w:r>
      <w:proofErr w:type="spellEnd"/>
      <w:r w:rsidRPr="005B460C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jangkauan</w:t>
      </w:r>
      <w:proofErr w:type="spellEnd"/>
      <w:r w:rsidRPr="005B460C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pasar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yang </w:t>
      </w:r>
      <w:proofErr w:type="spellStart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besar</w:t>
      </w:r>
      <w:proofErr w:type="spellEnd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B460C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dalam</w:t>
      </w:r>
      <w:proofErr w:type="spellEnd"/>
      <w:r w:rsidRPr="005B460C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B460C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transaksi</w:t>
      </w:r>
      <w:proofErr w:type="spellEnd"/>
      <w:r w:rsidRPr="005B460C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e-commerce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yang mana</w:t>
      </w:r>
      <w:r w:rsidRPr="005B460C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B460C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menunjukkan</w:t>
      </w:r>
      <w:proofErr w:type="spellEnd"/>
      <w:r w:rsidRPr="005B460C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B460C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potensi</w:t>
      </w:r>
      <w:proofErr w:type="spellEnd"/>
      <w:r w:rsidRPr="005B460C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B460C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besar</w:t>
      </w:r>
      <w:proofErr w:type="spellEnd"/>
      <w:r w:rsidRPr="005B460C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B460C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untuk</w:t>
      </w:r>
      <w:proofErr w:type="spellEnd"/>
      <w:r w:rsidRPr="005B460C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B460C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aplikasi</w:t>
      </w:r>
      <w:proofErr w:type="spellEnd"/>
      <w:r w:rsidRPr="005B460C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5B460C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berfokus</w:t>
      </w:r>
      <w:proofErr w:type="spellEnd"/>
      <w:r w:rsidRPr="005B460C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pada </w:t>
      </w:r>
      <w:proofErr w:type="spellStart"/>
      <w:r w:rsidRPr="005B460C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manajemen</w:t>
      </w:r>
      <w:proofErr w:type="spellEnd"/>
      <w:r w:rsidRPr="005B460C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B460C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stok</w:t>
      </w:r>
      <w:proofErr w:type="spellEnd"/>
      <w:r w:rsidRPr="005B460C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B460C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makanan</w:t>
      </w:r>
      <w:proofErr w:type="spellEnd"/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.</w:t>
      </w:r>
    </w:p>
    <w:p w:rsidR="008B345C" w:rsidP="002D1F29" w:rsidRDefault="00DC254B" w14:paraId="204FE0D7" w14:textId="2D6B912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51"/>
        <w:jc w:val="both"/>
        <w:rPr>
          <w:rFonts w:ascii="Times New Roman" w:hAnsi="Times New Roman" w:eastAsia="Times New Roman" w:cs="Times New Roman"/>
          <w:sz w:val="24"/>
          <w:szCs w:val="24"/>
        </w:rPr>
      </w:pPr>
      <w:proofErr w:type="spellStart"/>
      <w:r>
        <w:rPr>
          <w:rFonts w:ascii="Times New Roman" w:hAnsi="Times New Roman" w:eastAsia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eastAsia="Times New Roman" w:cs="Times New Roman"/>
          <w:sz w:val="24"/>
          <w:szCs w:val="24"/>
        </w:rPr>
        <w:t xml:space="preserve"> data-data yang </w:t>
      </w:r>
      <w:proofErr w:type="spellStart"/>
      <w:r>
        <w:rPr>
          <w:rFonts w:ascii="Times New Roman" w:hAnsi="Times New Roman" w:eastAsia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sz w:val="24"/>
          <w:szCs w:val="24"/>
        </w:rPr>
        <w:t>dihabarkan</w:t>
      </w:r>
      <w:proofErr w:type="spellEnd"/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sz w:val="24"/>
          <w:szCs w:val="24"/>
        </w:rPr>
        <w:t>sebelumnya</w:t>
      </w:r>
      <w:proofErr w:type="spellEnd"/>
      <w:r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eastAsia="Times New Roman" w:cs="Times New Roman"/>
          <w:sz w:val="24"/>
          <w:szCs w:val="24"/>
        </w:rPr>
        <w:t>u</w:t>
      </w:r>
      <w:r w:rsidR="007D5354">
        <w:rPr>
          <w:rFonts w:ascii="Times New Roman" w:hAnsi="Times New Roman" w:eastAsia="Times New Roman" w:cs="Times New Roman"/>
          <w:sz w:val="24"/>
          <w:szCs w:val="24"/>
        </w:rPr>
        <w:t>ntuk</w:t>
      </w:r>
      <w:proofErr w:type="spellEnd"/>
      <w:r w:rsidR="007D5354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7D5354">
        <w:rPr>
          <w:rFonts w:ascii="Times New Roman" w:hAnsi="Times New Roman" w:eastAsia="Times New Roman" w:cs="Times New Roman"/>
          <w:sz w:val="24"/>
          <w:szCs w:val="24"/>
        </w:rPr>
        <w:t>mendukung</w:t>
      </w:r>
      <w:proofErr w:type="spellEnd"/>
      <w:r w:rsidR="007D5354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sz w:val="24"/>
          <w:szCs w:val="24"/>
        </w:rPr>
        <w:t>g</w:t>
      </w:r>
      <w:r w:rsidR="007D5354">
        <w:rPr>
          <w:rFonts w:ascii="Times New Roman" w:hAnsi="Times New Roman" w:eastAsia="Times New Roman" w:cs="Times New Roman"/>
          <w:sz w:val="24"/>
          <w:szCs w:val="24"/>
        </w:rPr>
        <w:t>erakan</w:t>
      </w:r>
      <w:proofErr w:type="spellEnd"/>
      <w:r w:rsidR="007D5354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7D5354">
        <w:rPr>
          <w:rFonts w:ascii="Times New Roman" w:hAnsi="Times New Roman" w:eastAsia="Times New Roman" w:cs="Times New Roman"/>
          <w:sz w:val="24"/>
          <w:szCs w:val="24"/>
        </w:rPr>
        <w:t>mengurangi</w:t>
      </w:r>
      <w:proofErr w:type="spellEnd"/>
      <w:r w:rsidR="007D5354">
        <w:rPr>
          <w:rFonts w:ascii="Times New Roman" w:hAnsi="Times New Roman" w:eastAsia="Times New Roman" w:cs="Times New Roman"/>
          <w:sz w:val="24"/>
          <w:szCs w:val="24"/>
        </w:rPr>
        <w:t xml:space="preserve"> food waste kami </w:t>
      </w:r>
      <w:proofErr w:type="spellStart"/>
      <w:r w:rsidR="007D5354">
        <w:rPr>
          <w:rFonts w:ascii="Times New Roman" w:hAnsi="Times New Roman" w:eastAsia="Times New Roman" w:cs="Times New Roman"/>
          <w:sz w:val="24"/>
          <w:szCs w:val="24"/>
        </w:rPr>
        <w:t>membuat</w:t>
      </w:r>
      <w:proofErr w:type="spellEnd"/>
      <w:r w:rsidR="007D5354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7D5354">
        <w:rPr>
          <w:rFonts w:ascii="Times New Roman" w:hAnsi="Times New Roman" w:eastAsia="Times New Roman" w:cs="Times New Roman"/>
          <w:sz w:val="24"/>
          <w:szCs w:val="24"/>
        </w:rPr>
        <w:t>aplikasi</w:t>
      </w:r>
      <w:proofErr w:type="spellEnd"/>
      <w:r w:rsidR="007D5354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7D5354">
        <w:rPr>
          <w:rFonts w:ascii="Times New Roman" w:hAnsi="Times New Roman" w:eastAsia="Times New Roman" w:cs="Times New Roman"/>
          <w:sz w:val="24"/>
          <w:szCs w:val="24"/>
        </w:rPr>
        <w:t>manajemen</w:t>
      </w:r>
      <w:proofErr w:type="spellEnd"/>
      <w:r w:rsidR="007D5354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7D5354">
        <w:rPr>
          <w:rFonts w:ascii="Times New Roman" w:hAnsi="Times New Roman" w:eastAsia="Times New Roman" w:cs="Times New Roman"/>
          <w:sz w:val="24"/>
          <w:szCs w:val="24"/>
        </w:rPr>
        <w:t>stok</w:t>
      </w:r>
      <w:proofErr w:type="spellEnd"/>
      <w:r w:rsidR="007D5354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7D5354">
        <w:rPr>
          <w:rFonts w:ascii="Times New Roman" w:hAnsi="Times New Roman" w:eastAsia="Times New Roman" w:cs="Times New Roman"/>
          <w:sz w:val="24"/>
          <w:szCs w:val="24"/>
        </w:rPr>
        <w:t>makanan</w:t>
      </w:r>
      <w:proofErr w:type="spellEnd"/>
      <w:r w:rsidR="007D5354">
        <w:rPr>
          <w:rFonts w:ascii="Times New Roman" w:hAnsi="Times New Roman" w:eastAsia="Times New Roman" w:cs="Times New Roman"/>
          <w:sz w:val="24"/>
          <w:szCs w:val="24"/>
        </w:rPr>
        <w:t xml:space="preserve"> yang </w:t>
      </w:r>
      <w:proofErr w:type="spellStart"/>
      <w:r w:rsidR="007D5354">
        <w:rPr>
          <w:rFonts w:ascii="Times New Roman" w:hAnsi="Times New Roman" w:eastAsia="Times New Roman" w:cs="Times New Roman"/>
          <w:sz w:val="24"/>
          <w:szCs w:val="24"/>
        </w:rPr>
        <w:t>menganalisa</w:t>
      </w:r>
      <w:proofErr w:type="spellEnd"/>
      <w:r w:rsidR="007D5354">
        <w:rPr>
          <w:rFonts w:ascii="Times New Roman" w:hAnsi="Times New Roman" w:eastAsia="Times New Roman" w:cs="Times New Roman"/>
          <w:sz w:val="24"/>
          <w:szCs w:val="24"/>
        </w:rPr>
        <w:t xml:space="preserve"> dan </w:t>
      </w:r>
      <w:proofErr w:type="spellStart"/>
      <w:r w:rsidR="007D5354">
        <w:rPr>
          <w:rFonts w:ascii="Times New Roman" w:hAnsi="Times New Roman" w:eastAsia="Times New Roman" w:cs="Times New Roman"/>
          <w:sz w:val="24"/>
          <w:szCs w:val="24"/>
        </w:rPr>
        <w:t>memberikan</w:t>
      </w:r>
      <w:proofErr w:type="spellEnd"/>
      <w:r w:rsidR="007D5354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7D5354">
        <w:rPr>
          <w:rFonts w:ascii="Times New Roman" w:hAnsi="Times New Roman" w:eastAsia="Times New Roman" w:cs="Times New Roman"/>
          <w:sz w:val="24"/>
          <w:szCs w:val="24"/>
        </w:rPr>
        <w:t>jumlah</w:t>
      </w:r>
      <w:proofErr w:type="spellEnd"/>
      <w:r w:rsidR="007D5354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7D5354">
        <w:rPr>
          <w:rFonts w:ascii="Times New Roman" w:hAnsi="Times New Roman" w:eastAsia="Times New Roman" w:cs="Times New Roman"/>
          <w:sz w:val="24"/>
          <w:szCs w:val="24"/>
        </w:rPr>
        <w:t>stok</w:t>
      </w:r>
      <w:proofErr w:type="spellEnd"/>
      <w:r w:rsidR="007D5354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7D5354">
        <w:rPr>
          <w:rFonts w:ascii="Times New Roman" w:hAnsi="Times New Roman" w:eastAsia="Times New Roman" w:cs="Times New Roman"/>
          <w:sz w:val="24"/>
          <w:szCs w:val="24"/>
        </w:rPr>
        <w:t>bahan</w:t>
      </w:r>
      <w:proofErr w:type="spellEnd"/>
      <w:r w:rsidR="007D5354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7D5354">
        <w:rPr>
          <w:rFonts w:ascii="Times New Roman" w:hAnsi="Times New Roman" w:eastAsia="Times New Roman" w:cs="Times New Roman"/>
          <w:sz w:val="24"/>
          <w:szCs w:val="24"/>
        </w:rPr>
        <w:t>baku</w:t>
      </w:r>
      <w:proofErr w:type="spellEnd"/>
      <w:r w:rsidR="007D5354">
        <w:rPr>
          <w:rFonts w:ascii="Times New Roman" w:hAnsi="Times New Roman" w:eastAsia="Times New Roman" w:cs="Times New Roman"/>
          <w:sz w:val="24"/>
          <w:szCs w:val="24"/>
        </w:rPr>
        <w:t xml:space="preserve"> yang </w:t>
      </w:r>
      <w:proofErr w:type="spellStart"/>
      <w:r w:rsidR="007D5354">
        <w:rPr>
          <w:rFonts w:ascii="Times New Roman" w:hAnsi="Times New Roman" w:eastAsia="Times New Roman" w:cs="Times New Roman"/>
          <w:sz w:val="24"/>
          <w:szCs w:val="24"/>
        </w:rPr>
        <w:t>akurat</w:t>
      </w:r>
      <w:proofErr w:type="spellEnd"/>
      <w:r w:rsidR="007D5354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7D5354">
        <w:rPr>
          <w:rFonts w:ascii="Times New Roman" w:hAnsi="Times New Roman" w:eastAsia="Times New Roman" w:cs="Times New Roman"/>
          <w:sz w:val="24"/>
          <w:szCs w:val="24"/>
        </w:rPr>
        <w:t>sehingga</w:t>
      </w:r>
      <w:proofErr w:type="spellEnd"/>
      <w:r w:rsidR="007D5354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7D5354">
        <w:rPr>
          <w:rFonts w:ascii="Times New Roman" w:hAnsi="Times New Roman" w:eastAsia="Times New Roman" w:cs="Times New Roman"/>
          <w:sz w:val="24"/>
          <w:szCs w:val="24"/>
        </w:rPr>
        <w:t>mengurangi</w:t>
      </w:r>
      <w:proofErr w:type="spellEnd"/>
      <w:r w:rsidR="007D5354">
        <w:rPr>
          <w:rFonts w:ascii="Times New Roman" w:hAnsi="Times New Roman" w:eastAsia="Times New Roman" w:cs="Times New Roman"/>
          <w:sz w:val="24"/>
          <w:szCs w:val="24"/>
        </w:rPr>
        <w:t xml:space="preserve"> overstock dan food waste.</w:t>
      </w:r>
      <w:r w:rsidR="002578A6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2B2C43">
        <w:rPr>
          <w:rFonts w:ascii="Times New Roman" w:hAnsi="Times New Roman" w:eastAsia="Times New Roman" w:cs="Times New Roman"/>
          <w:sz w:val="24"/>
          <w:szCs w:val="24"/>
        </w:rPr>
        <w:t>Dengan</w:t>
      </w:r>
      <w:proofErr w:type="spellEnd"/>
      <w:r w:rsidR="002B2C43">
        <w:rPr>
          <w:rFonts w:ascii="Times New Roman" w:hAnsi="Times New Roman" w:eastAsia="Times New Roman" w:cs="Times New Roman"/>
          <w:sz w:val="24"/>
          <w:szCs w:val="24"/>
        </w:rPr>
        <w:t xml:space="preserve"> Analisa </w:t>
      </w:r>
      <w:proofErr w:type="spellStart"/>
      <w:r w:rsidR="002B2C43">
        <w:rPr>
          <w:rFonts w:ascii="Times New Roman" w:hAnsi="Times New Roman" w:eastAsia="Times New Roman" w:cs="Times New Roman"/>
          <w:sz w:val="24"/>
          <w:szCs w:val="24"/>
        </w:rPr>
        <w:t>aplikasi</w:t>
      </w:r>
      <w:proofErr w:type="spellEnd"/>
      <w:r w:rsidR="002B2C43">
        <w:rPr>
          <w:rFonts w:ascii="Times New Roman" w:hAnsi="Times New Roman" w:eastAsia="Times New Roman" w:cs="Times New Roman"/>
          <w:sz w:val="24"/>
          <w:szCs w:val="24"/>
        </w:rPr>
        <w:t xml:space="preserve"> kami, </w:t>
      </w:r>
      <w:proofErr w:type="spellStart"/>
      <w:r w:rsidR="000D0A10">
        <w:rPr>
          <w:rFonts w:ascii="Times New Roman" w:hAnsi="Times New Roman" w:eastAsia="Times New Roman" w:cs="Times New Roman"/>
          <w:sz w:val="24"/>
          <w:szCs w:val="24"/>
        </w:rPr>
        <w:t>pengguna</w:t>
      </w:r>
      <w:proofErr w:type="spellEnd"/>
      <w:r w:rsidR="000D0A10">
        <w:rPr>
          <w:rFonts w:ascii="Times New Roman" w:hAnsi="Times New Roman" w:eastAsia="Times New Roman" w:cs="Times New Roman"/>
          <w:sz w:val="24"/>
          <w:szCs w:val="24"/>
        </w:rPr>
        <w:t xml:space="preserve"> juga </w:t>
      </w:r>
      <w:proofErr w:type="spellStart"/>
      <w:r w:rsidR="009B5E0A">
        <w:rPr>
          <w:rFonts w:ascii="Times New Roman" w:hAnsi="Times New Roman" w:eastAsia="Times New Roman" w:cs="Times New Roman"/>
          <w:sz w:val="24"/>
          <w:szCs w:val="24"/>
        </w:rPr>
        <w:t>dapat</w:t>
      </w:r>
      <w:proofErr w:type="spellEnd"/>
      <w:r w:rsidR="00553A60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553A60">
        <w:rPr>
          <w:rFonts w:ascii="Times New Roman" w:hAnsi="Times New Roman" w:eastAsia="Times New Roman" w:cs="Times New Roman"/>
          <w:sz w:val="24"/>
          <w:szCs w:val="24"/>
        </w:rPr>
        <w:t>mengelola</w:t>
      </w:r>
      <w:proofErr w:type="spellEnd"/>
      <w:r w:rsidR="00553A60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553A60">
        <w:rPr>
          <w:rFonts w:ascii="Times New Roman" w:hAnsi="Times New Roman" w:eastAsia="Times New Roman" w:cs="Times New Roman"/>
          <w:sz w:val="24"/>
          <w:szCs w:val="24"/>
        </w:rPr>
        <w:t>keuangan</w:t>
      </w:r>
      <w:proofErr w:type="spellEnd"/>
      <w:r w:rsidR="00553A60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553A60">
        <w:rPr>
          <w:rFonts w:ascii="Times New Roman" w:hAnsi="Times New Roman" w:eastAsia="Times New Roman" w:cs="Times New Roman"/>
          <w:sz w:val="24"/>
          <w:szCs w:val="24"/>
        </w:rPr>
        <w:t>mereka</w:t>
      </w:r>
      <w:proofErr w:type="spellEnd"/>
      <w:r w:rsidR="00553A60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553A60">
        <w:rPr>
          <w:rFonts w:ascii="Times New Roman" w:hAnsi="Times New Roman" w:eastAsia="Times New Roman" w:cs="Times New Roman"/>
          <w:sz w:val="24"/>
          <w:szCs w:val="24"/>
        </w:rPr>
        <w:t>secara</w:t>
      </w:r>
      <w:proofErr w:type="spellEnd"/>
      <w:r w:rsidR="00553A60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553A60">
        <w:rPr>
          <w:rFonts w:ascii="Times New Roman" w:hAnsi="Times New Roman" w:eastAsia="Times New Roman" w:cs="Times New Roman"/>
          <w:sz w:val="24"/>
          <w:szCs w:val="24"/>
        </w:rPr>
        <w:t>terencana</w:t>
      </w:r>
      <w:proofErr w:type="spellEnd"/>
      <w:r w:rsidR="0095609F">
        <w:rPr>
          <w:rFonts w:ascii="Times New Roman" w:hAnsi="Times New Roman" w:eastAsia="Times New Roman" w:cs="Times New Roman"/>
          <w:sz w:val="24"/>
          <w:szCs w:val="24"/>
        </w:rPr>
        <w:t xml:space="preserve"> dan </w:t>
      </w:r>
      <w:proofErr w:type="spellStart"/>
      <w:r w:rsidR="00A81457">
        <w:rPr>
          <w:rFonts w:ascii="Times New Roman" w:hAnsi="Times New Roman" w:eastAsia="Times New Roman" w:cs="Times New Roman"/>
          <w:sz w:val="24"/>
          <w:szCs w:val="24"/>
        </w:rPr>
        <w:t>dapat</w:t>
      </w:r>
      <w:proofErr w:type="spellEnd"/>
      <w:r w:rsidR="00A8145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A81457">
        <w:rPr>
          <w:rFonts w:ascii="Times New Roman" w:hAnsi="Times New Roman" w:eastAsia="Times New Roman" w:cs="Times New Roman"/>
          <w:sz w:val="24"/>
          <w:szCs w:val="24"/>
        </w:rPr>
        <w:t>membantu</w:t>
      </w:r>
      <w:proofErr w:type="spellEnd"/>
      <w:r w:rsidR="00A8145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4C11F1">
        <w:rPr>
          <w:rFonts w:ascii="Times New Roman" w:hAnsi="Times New Roman" w:eastAsia="Times New Roman" w:cs="Times New Roman"/>
          <w:sz w:val="24"/>
          <w:szCs w:val="24"/>
        </w:rPr>
        <w:t>pengguna</w:t>
      </w:r>
      <w:proofErr w:type="spellEnd"/>
      <w:r w:rsidR="004C11F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4C11F1">
        <w:rPr>
          <w:rFonts w:ascii="Times New Roman" w:hAnsi="Times New Roman" w:eastAsia="Times New Roman" w:cs="Times New Roman"/>
          <w:sz w:val="24"/>
          <w:szCs w:val="24"/>
        </w:rPr>
        <w:t>menyediakan</w:t>
      </w:r>
      <w:proofErr w:type="spellEnd"/>
      <w:r w:rsidR="004C11F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3D08E9">
        <w:rPr>
          <w:rFonts w:ascii="Times New Roman" w:hAnsi="Times New Roman" w:eastAsia="Times New Roman" w:cs="Times New Roman"/>
          <w:sz w:val="24"/>
          <w:szCs w:val="24"/>
        </w:rPr>
        <w:t>bahan</w:t>
      </w:r>
      <w:proofErr w:type="spellEnd"/>
      <w:r w:rsidR="003D08E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3D08E9">
        <w:rPr>
          <w:rFonts w:ascii="Times New Roman" w:hAnsi="Times New Roman" w:eastAsia="Times New Roman" w:cs="Times New Roman"/>
          <w:sz w:val="24"/>
          <w:szCs w:val="24"/>
        </w:rPr>
        <w:t>baku</w:t>
      </w:r>
      <w:proofErr w:type="spellEnd"/>
      <w:r w:rsidR="003D08E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3D08E9">
        <w:rPr>
          <w:rFonts w:ascii="Times New Roman" w:hAnsi="Times New Roman" w:eastAsia="Times New Roman" w:cs="Times New Roman"/>
          <w:sz w:val="24"/>
          <w:szCs w:val="24"/>
        </w:rPr>
        <w:t>un</w:t>
      </w:r>
      <w:r w:rsidR="002A38B0">
        <w:rPr>
          <w:rFonts w:ascii="Times New Roman" w:hAnsi="Times New Roman" w:eastAsia="Times New Roman" w:cs="Times New Roman"/>
          <w:sz w:val="24"/>
          <w:szCs w:val="24"/>
        </w:rPr>
        <w:t>tuk</w:t>
      </w:r>
      <w:proofErr w:type="spellEnd"/>
      <w:r w:rsidR="002A38B0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B92558">
        <w:rPr>
          <w:rFonts w:ascii="Times New Roman" w:hAnsi="Times New Roman" w:eastAsia="Times New Roman" w:cs="Times New Roman"/>
          <w:sz w:val="24"/>
          <w:szCs w:val="24"/>
        </w:rPr>
        <w:t>memper</w:t>
      </w:r>
      <w:r w:rsidR="002350A9">
        <w:rPr>
          <w:rFonts w:ascii="Times New Roman" w:hAnsi="Times New Roman" w:eastAsia="Times New Roman" w:cs="Times New Roman"/>
          <w:sz w:val="24"/>
          <w:szCs w:val="24"/>
        </w:rPr>
        <w:t>siapkan</w:t>
      </w:r>
      <w:proofErr w:type="spellEnd"/>
      <w:r w:rsidR="002350A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8F4534">
        <w:rPr>
          <w:rFonts w:ascii="Times New Roman" w:hAnsi="Times New Roman" w:eastAsia="Times New Roman" w:cs="Times New Roman"/>
          <w:sz w:val="24"/>
          <w:szCs w:val="24"/>
        </w:rPr>
        <w:t>bahan</w:t>
      </w:r>
      <w:proofErr w:type="spellEnd"/>
      <w:r w:rsidR="008F4534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8F4534">
        <w:rPr>
          <w:rFonts w:ascii="Times New Roman" w:hAnsi="Times New Roman" w:eastAsia="Times New Roman" w:cs="Times New Roman"/>
          <w:sz w:val="24"/>
          <w:szCs w:val="24"/>
        </w:rPr>
        <w:t>resep</w:t>
      </w:r>
      <w:proofErr w:type="spellEnd"/>
      <w:r w:rsidR="008F4534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="002350A9">
        <w:rPr>
          <w:rFonts w:ascii="Times New Roman" w:hAnsi="Times New Roman" w:eastAsia="Times New Roman" w:cs="Times New Roman"/>
          <w:sz w:val="24"/>
          <w:szCs w:val="24"/>
        </w:rPr>
        <w:t xml:space="preserve">menu </w:t>
      </w:r>
      <w:proofErr w:type="spellStart"/>
      <w:r w:rsidR="002350A9">
        <w:rPr>
          <w:rFonts w:ascii="Times New Roman" w:hAnsi="Times New Roman" w:eastAsia="Times New Roman" w:cs="Times New Roman"/>
          <w:sz w:val="24"/>
          <w:szCs w:val="24"/>
        </w:rPr>
        <w:t>makanan</w:t>
      </w:r>
      <w:proofErr w:type="spellEnd"/>
      <w:r w:rsidR="001F370E">
        <w:rPr>
          <w:rFonts w:ascii="Times New Roman" w:hAnsi="Times New Roman" w:eastAsia="Times New Roman" w:cs="Times New Roman"/>
          <w:sz w:val="24"/>
          <w:szCs w:val="24"/>
        </w:rPr>
        <w:t>.</w:t>
      </w:r>
      <w:r w:rsidR="00F70A1B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="00D77F74">
        <w:rPr>
          <w:rFonts w:ascii="Times New Roman" w:hAnsi="Times New Roman" w:eastAsia="Times New Roman" w:cs="Times New Roman"/>
          <w:sz w:val="24"/>
          <w:szCs w:val="24"/>
        </w:rPr>
        <w:t xml:space="preserve">Selain </w:t>
      </w:r>
      <w:proofErr w:type="spellStart"/>
      <w:r w:rsidR="00D77F74">
        <w:rPr>
          <w:rFonts w:ascii="Times New Roman" w:hAnsi="Times New Roman" w:eastAsia="Times New Roman" w:cs="Times New Roman"/>
          <w:sz w:val="24"/>
          <w:szCs w:val="24"/>
        </w:rPr>
        <w:t>itu</w:t>
      </w:r>
      <w:proofErr w:type="spellEnd"/>
      <w:r w:rsidR="00D77F74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proofErr w:type="spellStart"/>
      <w:r w:rsidR="00D77F74">
        <w:rPr>
          <w:rFonts w:ascii="Times New Roman" w:hAnsi="Times New Roman" w:eastAsia="Times New Roman" w:cs="Times New Roman"/>
          <w:sz w:val="24"/>
          <w:szCs w:val="24"/>
        </w:rPr>
        <w:t>f</w:t>
      </w:r>
      <w:r w:rsidR="009E0C6E">
        <w:rPr>
          <w:rFonts w:ascii="Times New Roman" w:hAnsi="Times New Roman" w:eastAsia="Times New Roman" w:cs="Times New Roman"/>
          <w:sz w:val="24"/>
          <w:szCs w:val="24"/>
        </w:rPr>
        <w:t>itur</w:t>
      </w:r>
      <w:proofErr w:type="spellEnd"/>
      <w:r w:rsidR="009E0C6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9E0C6E">
        <w:rPr>
          <w:rFonts w:ascii="Times New Roman" w:hAnsi="Times New Roman" w:eastAsia="Times New Roman" w:cs="Times New Roman"/>
          <w:sz w:val="24"/>
          <w:szCs w:val="24"/>
        </w:rPr>
        <w:t>membeli</w:t>
      </w:r>
      <w:proofErr w:type="spellEnd"/>
      <w:r w:rsidR="009E0C6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9E0C6E">
        <w:rPr>
          <w:rFonts w:ascii="Times New Roman" w:hAnsi="Times New Roman" w:eastAsia="Times New Roman" w:cs="Times New Roman"/>
          <w:sz w:val="24"/>
          <w:szCs w:val="24"/>
        </w:rPr>
        <w:t>langsung</w:t>
      </w:r>
      <w:proofErr w:type="spellEnd"/>
      <w:r w:rsidR="009E0C6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0A791E">
        <w:rPr>
          <w:rFonts w:ascii="Times New Roman" w:hAnsi="Times New Roman" w:eastAsia="Times New Roman" w:cs="Times New Roman"/>
          <w:sz w:val="24"/>
          <w:szCs w:val="24"/>
        </w:rPr>
        <w:t>produk</w:t>
      </w:r>
      <w:proofErr w:type="spellEnd"/>
      <w:r w:rsidR="000A791E">
        <w:rPr>
          <w:rFonts w:ascii="Times New Roman" w:hAnsi="Times New Roman" w:eastAsia="Times New Roman" w:cs="Times New Roman"/>
          <w:sz w:val="24"/>
          <w:szCs w:val="24"/>
        </w:rPr>
        <w:t xml:space="preserve"> supermarket </w:t>
      </w:r>
      <w:proofErr w:type="spellStart"/>
      <w:r w:rsidR="000A791E">
        <w:rPr>
          <w:rFonts w:ascii="Times New Roman" w:hAnsi="Times New Roman" w:eastAsia="Times New Roman" w:cs="Times New Roman"/>
          <w:sz w:val="24"/>
          <w:szCs w:val="24"/>
        </w:rPr>
        <w:t>dalam</w:t>
      </w:r>
      <w:proofErr w:type="spellEnd"/>
      <w:r w:rsidR="000A791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0A791E">
        <w:rPr>
          <w:rFonts w:ascii="Times New Roman" w:hAnsi="Times New Roman" w:eastAsia="Times New Roman" w:cs="Times New Roman"/>
          <w:sz w:val="24"/>
          <w:szCs w:val="24"/>
        </w:rPr>
        <w:t>aplikasi</w:t>
      </w:r>
      <w:proofErr w:type="spellEnd"/>
      <w:r w:rsidR="000A791E">
        <w:rPr>
          <w:rFonts w:ascii="Times New Roman" w:hAnsi="Times New Roman" w:eastAsia="Times New Roman" w:cs="Times New Roman"/>
          <w:sz w:val="24"/>
          <w:szCs w:val="24"/>
        </w:rPr>
        <w:t xml:space="preserve"> juga </w:t>
      </w:r>
      <w:proofErr w:type="spellStart"/>
      <w:r w:rsidR="00423846">
        <w:rPr>
          <w:rFonts w:ascii="Times New Roman" w:hAnsi="Times New Roman" w:eastAsia="Times New Roman" w:cs="Times New Roman"/>
          <w:sz w:val="24"/>
          <w:szCs w:val="24"/>
        </w:rPr>
        <w:t>dapat</w:t>
      </w:r>
      <w:proofErr w:type="spellEnd"/>
      <w:r w:rsidR="00423846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423846">
        <w:rPr>
          <w:rFonts w:ascii="Times New Roman" w:hAnsi="Times New Roman" w:eastAsia="Times New Roman" w:cs="Times New Roman"/>
          <w:sz w:val="24"/>
          <w:szCs w:val="24"/>
        </w:rPr>
        <w:t>memudahkan</w:t>
      </w:r>
      <w:proofErr w:type="spellEnd"/>
      <w:r w:rsidR="00423846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423846">
        <w:rPr>
          <w:rFonts w:ascii="Times New Roman" w:hAnsi="Times New Roman" w:eastAsia="Times New Roman" w:cs="Times New Roman"/>
          <w:sz w:val="24"/>
          <w:szCs w:val="24"/>
        </w:rPr>
        <w:t>pengguna</w:t>
      </w:r>
      <w:proofErr w:type="spellEnd"/>
      <w:r w:rsidR="00423846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423846">
        <w:rPr>
          <w:rFonts w:ascii="Times New Roman" w:hAnsi="Times New Roman" w:eastAsia="Times New Roman" w:cs="Times New Roman"/>
          <w:sz w:val="24"/>
          <w:szCs w:val="24"/>
        </w:rPr>
        <w:t>memenuhi</w:t>
      </w:r>
      <w:proofErr w:type="spellEnd"/>
      <w:r w:rsidR="00423846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423846">
        <w:rPr>
          <w:rFonts w:ascii="Times New Roman" w:hAnsi="Times New Roman" w:eastAsia="Times New Roman" w:cs="Times New Roman"/>
          <w:sz w:val="24"/>
          <w:szCs w:val="24"/>
        </w:rPr>
        <w:t>kebutuhan</w:t>
      </w:r>
      <w:proofErr w:type="spellEnd"/>
      <w:r w:rsidR="00423846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423846">
        <w:rPr>
          <w:rFonts w:ascii="Times New Roman" w:hAnsi="Times New Roman" w:eastAsia="Times New Roman" w:cs="Times New Roman"/>
          <w:sz w:val="24"/>
          <w:szCs w:val="24"/>
        </w:rPr>
        <w:t>makanan</w:t>
      </w:r>
      <w:proofErr w:type="spellEnd"/>
      <w:r w:rsidR="00423846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423846">
        <w:rPr>
          <w:rFonts w:ascii="Times New Roman" w:hAnsi="Times New Roman" w:eastAsia="Times New Roman" w:cs="Times New Roman"/>
          <w:sz w:val="24"/>
          <w:szCs w:val="24"/>
        </w:rPr>
        <w:t>mereka</w:t>
      </w:r>
      <w:proofErr w:type="spellEnd"/>
      <w:r w:rsidR="00423846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423846">
        <w:rPr>
          <w:rFonts w:ascii="Times New Roman" w:hAnsi="Times New Roman" w:eastAsia="Times New Roman" w:cs="Times New Roman"/>
          <w:sz w:val="24"/>
          <w:szCs w:val="24"/>
        </w:rPr>
        <w:t>sehari-hari</w:t>
      </w:r>
      <w:proofErr w:type="spellEnd"/>
      <w:r w:rsidR="00423846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423846">
        <w:rPr>
          <w:rFonts w:ascii="Times New Roman" w:hAnsi="Times New Roman" w:eastAsia="Times New Roman" w:cs="Times New Roman"/>
          <w:sz w:val="24"/>
          <w:szCs w:val="24"/>
        </w:rPr>
        <w:t>sekaligus</w:t>
      </w:r>
      <w:proofErr w:type="spellEnd"/>
      <w:r w:rsidR="00423846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423846">
        <w:rPr>
          <w:rFonts w:ascii="Times New Roman" w:hAnsi="Times New Roman" w:eastAsia="Times New Roman" w:cs="Times New Roman"/>
          <w:sz w:val="24"/>
          <w:szCs w:val="24"/>
        </w:rPr>
        <w:t>menjadi</w:t>
      </w:r>
      <w:proofErr w:type="spellEnd"/>
      <w:r w:rsidR="00423846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423846">
        <w:rPr>
          <w:rFonts w:ascii="Times New Roman" w:hAnsi="Times New Roman" w:eastAsia="Times New Roman" w:cs="Times New Roman"/>
          <w:sz w:val="24"/>
          <w:szCs w:val="24"/>
        </w:rPr>
        <w:t>potensi</w:t>
      </w:r>
      <w:proofErr w:type="spellEnd"/>
      <w:r w:rsidR="00423846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423846">
        <w:rPr>
          <w:rFonts w:ascii="Times New Roman" w:hAnsi="Times New Roman" w:eastAsia="Times New Roman" w:cs="Times New Roman"/>
          <w:sz w:val="24"/>
          <w:szCs w:val="24"/>
        </w:rPr>
        <w:t>besar</w:t>
      </w:r>
      <w:proofErr w:type="spellEnd"/>
      <w:r w:rsidR="00423846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423846">
        <w:rPr>
          <w:rFonts w:ascii="Times New Roman" w:hAnsi="Times New Roman" w:eastAsia="Times New Roman" w:cs="Times New Roman"/>
          <w:sz w:val="24"/>
          <w:szCs w:val="24"/>
        </w:rPr>
        <w:t>bagi</w:t>
      </w:r>
      <w:proofErr w:type="spellEnd"/>
      <w:r w:rsidR="00423846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423846">
        <w:rPr>
          <w:rFonts w:ascii="Times New Roman" w:hAnsi="Times New Roman" w:eastAsia="Times New Roman" w:cs="Times New Roman"/>
          <w:sz w:val="24"/>
          <w:szCs w:val="24"/>
        </w:rPr>
        <w:t>monetisasi</w:t>
      </w:r>
      <w:proofErr w:type="spellEnd"/>
      <w:r w:rsidR="00423846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423846">
        <w:rPr>
          <w:rFonts w:ascii="Times New Roman" w:hAnsi="Times New Roman" w:eastAsia="Times New Roman" w:cs="Times New Roman"/>
          <w:sz w:val="24"/>
          <w:szCs w:val="24"/>
        </w:rPr>
        <w:t>aplikasi</w:t>
      </w:r>
      <w:proofErr w:type="spellEnd"/>
      <w:r w:rsidR="00423846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423846">
        <w:rPr>
          <w:rFonts w:ascii="Times New Roman" w:hAnsi="Times New Roman" w:eastAsia="Times New Roman" w:cs="Times New Roman"/>
          <w:sz w:val="24"/>
          <w:szCs w:val="24"/>
        </w:rPr>
        <w:t>Eatventory</w:t>
      </w:r>
      <w:proofErr w:type="spellEnd"/>
      <w:r w:rsidR="00C2453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="002D1F29">
        <w:rPr>
          <w:rFonts w:ascii="Times New Roman" w:hAnsi="Times New Roman" w:eastAsia="Times New Roman" w:cs="Times New Roman"/>
          <w:sz w:val="24"/>
          <w:szCs w:val="24"/>
        </w:rPr>
        <w:t xml:space="preserve">yang </w:t>
      </w:r>
      <w:proofErr w:type="spellStart"/>
      <w:r w:rsidR="002D1F29">
        <w:rPr>
          <w:rFonts w:ascii="Times New Roman" w:hAnsi="Times New Roman" w:eastAsia="Times New Roman" w:cs="Times New Roman"/>
          <w:sz w:val="24"/>
          <w:szCs w:val="24"/>
        </w:rPr>
        <w:t>berperan</w:t>
      </w:r>
      <w:proofErr w:type="spellEnd"/>
      <w:r w:rsidR="002D1F29">
        <w:rPr>
          <w:rFonts w:ascii="Times New Roman" w:hAnsi="Times New Roman" w:eastAsia="Times New Roman" w:cs="Times New Roman"/>
          <w:sz w:val="24"/>
          <w:szCs w:val="24"/>
        </w:rPr>
        <w:t xml:space="preserve"> juga </w:t>
      </w:r>
      <w:proofErr w:type="spellStart"/>
      <w:r w:rsidR="00C2453F">
        <w:rPr>
          <w:rFonts w:ascii="Times New Roman" w:hAnsi="Times New Roman" w:eastAsia="Times New Roman" w:cs="Times New Roman"/>
          <w:sz w:val="24"/>
          <w:szCs w:val="24"/>
        </w:rPr>
        <w:t>sebagai</w:t>
      </w:r>
      <w:proofErr w:type="spellEnd"/>
      <w:r w:rsidR="00C2453F">
        <w:rPr>
          <w:rFonts w:ascii="Times New Roman" w:hAnsi="Times New Roman" w:eastAsia="Times New Roman" w:cs="Times New Roman"/>
          <w:sz w:val="24"/>
          <w:szCs w:val="24"/>
        </w:rPr>
        <w:t xml:space="preserve"> e</w:t>
      </w:r>
      <w:r w:rsidR="00C06A49">
        <w:rPr>
          <w:rFonts w:ascii="Times New Roman" w:hAnsi="Times New Roman" w:eastAsia="Times New Roman" w:cs="Times New Roman"/>
          <w:sz w:val="24"/>
          <w:szCs w:val="24"/>
        </w:rPr>
        <w:t>-commerce</w:t>
      </w:r>
      <w:r w:rsidR="001D429B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Pr="008E1621" w:rsidR="008B345C" w:rsidP="008E1621" w:rsidRDefault="005812B4" w14:paraId="37AC6C7C" w14:textId="17E1C74F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br w:type="page"/>
      </w:r>
    </w:p>
    <w:p w:rsidR="00756B73" w:rsidP="001F6137" w:rsidRDefault="00483ACA" w14:paraId="6A566BB3" w14:textId="77777777">
      <w:pPr>
        <w:pStyle w:val="Heading1"/>
      </w:pPr>
      <w:bookmarkStart w:name="_Toc193527280" w:id="12"/>
      <w:bookmarkStart w:name="_Toc193659412" w:id="13"/>
      <w:bookmarkStart w:name="_Toc193660323" w:id="14"/>
      <w:r w:rsidRPr="00973303">
        <w:t>BAB III. RENCANA DAN STRATEGI PEMASARAN</w:t>
      </w:r>
      <w:bookmarkEnd w:id="12"/>
      <w:bookmarkEnd w:id="13"/>
      <w:bookmarkEnd w:id="14"/>
    </w:p>
    <w:p w:rsidRPr="002C58C1" w:rsidR="002C58C1" w:rsidP="002C58C1" w:rsidRDefault="002C58C1" w14:paraId="566B9A4E" w14:textId="77777777"/>
    <w:p w:rsidRPr="00973303" w:rsidR="00756B73" w:rsidP="0094786C" w:rsidRDefault="0094786C" w14:paraId="5E9C70D6" w14:textId="25928A3B">
      <w:pPr>
        <w:pStyle w:val="Heading2"/>
      </w:pPr>
      <w:bookmarkStart w:name="_Toc193660324" w:id="15"/>
      <w:proofErr w:type="gramStart"/>
      <w:r>
        <w:t xml:space="preserve">3.1  </w:t>
      </w:r>
      <w:r w:rsidRPr="00973303" w:rsidR="00483ACA">
        <w:t>Strategi</w:t>
      </w:r>
      <w:proofErr w:type="gramEnd"/>
      <w:r w:rsidRPr="00973303" w:rsidR="00483ACA">
        <w:t xml:space="preserve"> </w:t>
      </w:r>
      <w:proofErr w:type="spellStart"/>
      <w:r w:rsidRPr="00973303" w:rsidR="00483ACA">
        <w:t>Pemasaran</w:t>
      </w:r>
      <w:bookmarkEnd w:id="15"/>
      <w:proofErr w:type="spellEnd"/>
    </w:p>
    <w:p w:rsidRPr="00905880" w:rsidR="008503CF" w:rsidP="00051C23" w:rsidRDefault="008503CF" w14:paraId="446B7A2B" w14:textId="77777777">
      <w:pPr>
        <w:pStyle w:val="ListParagraph"/>
        <w:numPr>
          <w:ilvl w:val="0"/>
          <w:numId w:val="26"/>
        </w:numPr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05880"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lewat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sosial</w:t>
      </w:r>
      <w:proofErr w:type="spellEnd"/>
    </w:p>
    <w:p w:rsidRPr="00905880" w:rsidR="008503CF" w:rsidP="00051C23" w:rsidRDefault="008503CF" w14:paraId="6A3AA447" w14:textId="22011E29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0588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memperkenalkan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638A">
        <w:rPr>
          <w:rFonts w:ascii="Times New Roman" w:hAnsi="Times New Roman" w:cs="Times New Roman"/>
          <w:sz w:val="24"/>
          <w:szCs w:val="24"/>
        </w:rPr>
        <w:t>Eatventory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, kami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Facebook, Instagram, Twitter, dan TikTok.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>:</w:t>
      </w:r>
    </w:p>
    <w:p w:rsidRPr="00905880" w:rsidR="008503CF" w:rsidP="00051C23" w:rsidRDefault="008503CF" w14:paraId="66BD1DC5" w14:textId="4A6C842F">
      <w:pPr>
        <w:pStyle w:val="ListParagraph"/>
        <w:numPr>
          <w:ilvl w:val="0"/>
          <w:numId w:val="27"/>
        </w:numPr>
        <w:spacing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05880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short video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feed yang </w:t>
      </w:r>
      <w:r w:rsidRPr="00905880">
        <w:rPr>
          <w:rFonts w:ascii="Times New Roman" w:hAnsi="Times New Roman" w:cs="Times New Roman"/>
          <w:i/>
          <w:iCs/>
          <w:sz w:val="24"/>
          <w:szCs w:val="24"/>
        </w:rPr>
        <w:t xml:space="preserve">relatable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sehari-hari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sisa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terbuang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tips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638A">
        <w:rPr>
          <w:rFonts w:ascii="Times New Roman" w:hAnsi="Times New Roman" w:cs="Times New Roman"/>
          <w:sz w:val="24"/>
          <w:szCs w:val="24"/>
        </w:rPr>
        <w:t>Eatventory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solusinya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>.</w:t>
      </w:r>
    </w:p>
    <w:p w:rsidRPr="00905880" w:rsidR="008503CF" w:rsidP="00051C23" w:rsidRDefault="008503CF" w14:paraId="002BF094" w14:textId="77777777">
      <w:pPr>
        <w:pStyle w:val="ListParagraph"/>
        <w:numPr>
          <w:ilvl w:val="0"/>
          <w:numId w:val="27"/>
        </w:numPr>
        <w:spacing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0588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Instagram Ads, TikTok Ads, dan platform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menjangkau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audiens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target pasar.</w:t>
      </w:r>
    </w:p>
    <w:p w:rsidR="00780318" w:rsidP="00051C23" w:rsidRDefault="00780318" w14:paraId="5C928B75" w14:textId="77777777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:rsidR="00C129E8" w:rsidP="00051C23" w:rsidRDefault="00C129E8" w14:paraId="136C55FB" w14:textId="77777777">
      <w:pPr>
        <w:pStyle w:val="ListParagraph"/>
        <w:spacing w:line="360" w:lineRule="auto"/>
        <w:ind w:left="851"/>
        <w:jc w:val="both"/>
        <w:rPr>
          <w:ins w:author="{F8957342-590C-4B38-B912-CDBCDEB47F30}" w:date="2025-03-23T22:30:00Z" w16du:dateUtc="2025-03-23T15:30:00Z" w:id="16"/>
          <w:rFonts w:ascii="Times New Roman" w:hAnsi="Times New Roman" w:cs="Times New Roman"/>
          <w:sz w:val="24"/>
          <w:szCs w:val="24"/>
        </w:rPr>
      </w:pPr>
    </w:p>
    <w:p w:rsidR="00780318" w:rsidP="00051C23" w:rsidRDefault="00780318" w14:paraId="09C6C3FC" w14:textId="52211491">
      <w:pPr>
        <w:pStyle w:val="ListParagraph"/>
        <w:numPr>
          <w:ilvl w:val="0"/>
          <w:numId w:val="26"/>
        </w:numPr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Kampanye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webina</w:t>
      </w:r>
      <w:r w:rsidR="004B4BBD">
        <w:rPr>
          <w:rFonts w:ascii="Times New Roman" w:hAnsi="Times New Roman" w:cs="Times New Roman"/>
          <w:sz w:val="24"/>
          <w:szCs w:val="24"/>
        </w:rPr>
        <w:t>r</w:t>
      </w:r>
    </w:p>
    <w:p w:rsidRPr="004B4BBD" w:rsidR="004B4BBD" w:rsidP="00051C23" w:rsidRDefault="004B4BBD" w14:paraId="6BC6F8BC" w14:textId="5FC3A4EE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Kampanye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awal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perilisan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Eatventory</w:t>
      </w:r>
      <w:proofErr w:type="spellEnd"/>
      <w:r w:rsidR="00DA61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61B5">
        <w:rPr>
          <w:rFonts w:ascii="Times New Roman" w:hAnsi="Times New Roman" w:cs="Times New Roman"/>
          <w:sz w:val="24"/>
          <w:szCs w:val="24"/>
        </w:rPr>
        <w:t>me</w:t>
      </w:r>
      <w:r w:rsidR="00972279">
        <w:rPr>
          <w:rFonts w:ascii="Times New Roman" w:hAnsi="Times New Roman" w:cs="Times New Roman"/>
          <w:sz w:val="24"/>
          <w:szCs w:val="24"/>
        </w:rPr>
        <w:t>lal</w:t>
      </w:r>
      <w:r w:rsidR="00DA61B5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="00CB3C24">
        <w:rPr>
          <w:rFonts w:ascii="Times New Roman" w:hAnsi="Times New Roman" w:cs="Times New Roman"/>
          <w:sz w:val="24"/>
          <w:szCs w:val="24"/>
        </w:rPr>
        <w:t xml:space="preserve"> </w:t>
      </w:r>
      <w:r w:rsidR="00A32703">
        <w:rPr>
          <w:rFonts w:ascii="Times New Roman" w:hAnsi="Times New Roman" w:cs="Times New Roman"/>
          <w:sz w:val="24"/>
          <w:szCs w:val="24"/>
        </w:rPr>
        <w:t xml:space="preserve">webinar </w:t>
      </w:r>
      <w:proofErr w:type="spellStart"/>
      <w:r w:rsidR="00A3270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A32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2703">
        <w:rPr>
          <w:rFonts w:ascii="Times New Roman" w:hAnsi="Times New Roman" w:cs="Times New Roman"/>
          <w:sz w:val="24"/>
          <w:szCs w:val="24"/>
        </w:rPr>
        <w:t>memperkenalkan</w:t>
      </w:r>
      <w:proofErr w:type="spellEnd"/>
      <w:r w:rsidR="00A32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2703">
        <w:rPr>
          <w:rFonts w:ascii="Times New Roman" w:hAnsi="Times New Roman" w:cs="Times New Roman"/>
          <w:sz w:val="24"/>
          <w:szCs w:val="24"/>
        </w:rPr>
        <w:t>permasalahan-permalahan</w:t>
      </w:r>
      <w:proofErr w:type="spellEnd"/>
      <w:r w:rsidR="00A3270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A32703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="00A32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14B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="007E71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14B">
        <w:rPr>
          <w:rFonts w:ascii="Times New Roman" w:hAnsi="Times New Roman" w:cs="Times New Roman"/>
          <w:sz w:val="24"/>
          <w:szCs w:val="24"/>
        </w:rPr>
        <w:t>dialam</w:t>
      </w:r>
      <w:r w:rsidR="00671B4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671B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714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7E71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270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A32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2703">
        <w:rPr>
          <w:rFonts w:ascii="Times New Roman" w:hAnsi="Times New Roman" w:cs="Times New Roman"/>
          <w:sz w:val="24"/>
          <w:szCs w:val="24"/>
        </w:rPr>
        <w:t>edukasi</w:t>
      </w:r>
      <w:proofErr w:type="spellEnd"/>
      <w:r w:rsidR="00A32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2703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="00A32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270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A32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2703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="00A32703">
        <w:rPr>
          <w:rFonts w:ascii="Times New Roman" w:hAnsi="Times New Roman" w:cs="Times New Roman"/>
          <w:sz w:val="24"/>
          <w:szCs w:val="24"/>
        </w:rPr>
        <w:t xml:space="preserve"> food waste salah </w:t>
      </w:r>
      <w:proofErr w:type="spellStart"/>
      <w:r w:rsidR="00A32703">
        <w:rPr>
          <w:rFonts w:ascii="Times New Roman" w:hAnsi="Times New Roman" w:cs="Times New Roman"/>
          <w:sz w:val="24"/>
          <w:szCs w:val="24"/>
        </w:rPr>
        <w:t>satunya</w:t>
      </w:r>
      <w:proofErr w:type="spellEnd"/>
      <w:r w:rsidR="00A32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270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A32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270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A32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270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A32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2703">
        <w:rPr>
          <w:rFonts w:ascii="Times New Roman" w:hAnsi="Times New Roman" w:cs="Times New Roman"/>
          <w:sz w:val="24"/>
          <w:szCs w:val="24"/>
        </w:rPr>
        <w:t>Eatventory</w:t>
      </w:r>
      <w:proofErr w:type="spellEnd"/>
      <w:r w:rsidR="00A32703">
        <w:rPr>
          <w:rFonts w:ascii="Times New Roman" w:hAnsi="Times New Roman" w:cs="Times New Roman"/>
          <w:sz w:val="24"/>
          <w:szCs w:val="24"/>
        </w:rPr>
        <w:t>.</w:t>
      </w:r>
    </w:p>
    <w:p w:rsidRPr="00905880" w:rsidR="008503CF" w:rsidP="00051C23" w:rsidRDefault="008503CF" w14:paraId="30B9015C" w14:textId="77777777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:rsidRPr="00905880" w:rsidR="008503CF" w:rsidP="00051C23" w:rsidRDefault="008503CF" w14:paraId="4475E49D" w14:textId="77777777">
      <w:pPr>
        <w:pStyle w:val="ListParagraph"/>
        <w:numPr>
          <w:ilvl w:val="0"/>
          <w:numId w:val="26"/>
        </w:numPr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05880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aplikasi</w:t>
      </w:r>
      <w:proofErr w:type="spellEnd"/>
    </w:p>
    <w:p w:rsidRPr="00905880" w:rsidR="008503CF" w:rsidP="00051C23" w:rsidRDefault="008503CF" w14:paraId="44527DFE" w14:textId="51DDA33B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05880"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4EA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F61D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1DB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F61D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1DB9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F61DB9">
        <w:rPr>
          <w:rFonts w:ascii="Times New Roman" w:hAnsi="Times New Roman" w:cs="Times New Roman"/>
          <w:sz w:val="24"/>
          <w:szCs w:val="24"/>
        </w:rPr>
        <w:t xml:space="preserve"> soft selling</w:t>
      </w:r>
      <w:r w:rsidR="00276B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informatif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pentingnya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, tips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resep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sisa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nutrisi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diet. Artikel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menyisipkan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638A">
        <w:rPr>
          <w:rFonts w:ascii="Times New Roman" w:hAnsi="Times New Roman" w:cs="Times New Roman"/>
          <w:sz w:val="24"/>
          <w:szCs w:val="24"/>
        </w:rPr>
        <w:t>Eatventory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praktis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mengatasi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dibahas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>.</w:t>
      </w:r>
    </w:p>
    <w:p w:rsidRPr="00905880" w:rsidR="00905880" w:rsidP="00051C23" w:rsidRDefault="00905880" w14:paraId="148970C2" w14:textId="77777777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:rsidRPr="00905880" w:rsidR="008503CF" w:rsidP="00051C23" w:rsidRDefault="008503CF" w14:paraId="2BB86519" w14:textId="77777777">
      <w:pPr>
        <w:pStyle w:val="ListParagraph"/>
        <w:numPr>
          <w:ilvl w:val="0"/>
          <w:numId w:val="26"/>
        </w:numPr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05880"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forum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905880" w:rsidR="008503CF" w:rsidP="00051C23" w:rsidRDefault="008503CF" w14:paraId="6E9EEC65" w14:textId="18567409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05880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di forum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komunitas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ibu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tangga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pelaku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UMKM, dan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komunitas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diet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berbagi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tips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memperkenalkan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638A">
        <w:rPr>
          <w:rFonts w:ascii="Times New Roman" w:hAnsi="Times New Roman" w:cs="Times New Roman"/>
          <w:sz w:val="24"/>
          <w:szCs w:val="24"/>
        </w:rPr>
        <w:t>Eatventory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kepercayaan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forum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audiens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tertarget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>.</w:t>
      </w:r>
    </w:p>
    <w:p w:rsidRPr="00905880" w:rsidR="00905880" w:rsidP="00051C23" w:rsidRDefault="00905880" w14:paraId="2B65F7BD" w14:textId="77777777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:rsidRPr="00905880" w:rsidR="008503CF" w:rsidP="00051C23" w:rsidRDefault="008503CF" w14:paraId="61DFDB25" w14:textId="77777777">
      <w:pPr>
        <w:pStyle w:val="ListParagraph"/>
        <w:numPr>
          <w:ilvl w:val="0"/>
          <w:numId w:val="26"/>
        </w:numPr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05880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ulasan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testimoni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905880" w:rsidR="008503CF" w:rsidP="00051C23" w:rsidRDefault="008503CF" w14:paraId="63E70F67" w14:textId="3A70994E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05880">
        <w:rPr>
          <w:rFonts w:ascii="Times New Roman" w:hAnsi="Times New Roman" w:cs="Times New Roman"/>
          <w:sz w:val="24"/>
          <w:szCs w:val="24"/>
        </w:rPr>
        <w:t>Ulasan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testimoni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platform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638A">
        <w:rPr>
          <w:rFonts w:ascii="Times New Roman" w:hAnsi="Times New Roman" w:cs="Times New Roman"/>
          <w:sz w:val="24"/>
          <w:szCs w:val="24"/>
        </w:rPr>
        <w:t>Eatventory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menghemat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meyakinkan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calon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kepercayaan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>.</w:t>
      </w:r>
    </w:p>
    <w:p w:rsidRPr="00905880" w:rsidR="008503CF" w:rsidP="00051C23" w:rsidRDefault="008503CF" w14:paraId="3246D103" w14:textId="77777777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:rsidRPr="00905880" w:rsidR="008503CF" w:rsidP="00051C23" w:rsidRDefault="008503CF" w14:paraId="61CD3DD3" w14:textId="77777777">
      <w:pPr>
        <w:pStyle w:val="ListParagraph"/>
        <w:numPr>
          <w:ilvl w:val="0"/>
          <w:numId w:val="26"/>
        </w:numPr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05880">
        <w:rPr>
          <w:rFonts w:ascii="Times New Roman" w:hAnsi="Times New Roman" w:cs="Times New Roman"/>
          <w:sz w:val="24"/>
          <w:szCs w:val="24"/>
        </w:rPr>
        <w:t>Menawarkan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uji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coba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gratis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premium</w:t>
      </w:r>
    </w:p>
    <w:p w:rsidRPr="00905880" w:rsidR="00756B73" w:rsidP="00051C23" w:rsidRDefault="008503CF" w14:paraId="56A67BFC" w14:textId="14288248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905880">
        <w:rPr>
          <w:rFonts w:ascii="Times New Roman" w:hAnsi="Times New Roman" w:cs="Times New Roman"/>
          <w:sz w:val="24"/>
          <w:szCs w:val="24"/>
        </w:rPr>
        <w:t xml:space="preserve">Kami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menawarkan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uji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coba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gratis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premium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1–2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minggu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calon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merasakan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manfaatnya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puas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berpotensi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berlangganan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masa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880">
        <w:rPr>
          <w:rFonts w:ascii="Times New Roman" w:hAnsi="Times New Roman" w:cs="Times New Roman"/>
          <w:sz w:val="24"/>
          <w:szCs w:val="24"/>
        </w:rPr>
        <w:t>berakhir</w:t>
      </w:r>
      <w:proofErr w:type="spellEnd"/>
      <w:r w:rsidRPr="00905880">
        <w:rPr>
          <w:rFonts w:ascii="Times New Roman" w:hAnsi="Times New Roman" w:cs="Times New Roman"/>
          <w:sz w:val="24"/>
          <w:szCs w:val="24"/>
        </w:rPr>
        <w:t>.</w:t>
      </w:r>
    </w:p>
    <w:p w:rsidR="00F24D84" w:rsidP="00051C23" w:rsidRDefault="00F24D84" w14:paraId="0AA2F656" w14:textId="77777777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:rsidRPr="00476C5C" w:rsidR="00F24D84" w:rsidP="00051C23" w:rsidRDefault="00F24D84" w14:paraId="1BA69B37" w14:textId="77777777">
      <w:pPr>
        <w:pStyle w:val="ListParagraph"/>
        <w:numPr>
          <w:ilvl w:val="0"/>
          <w:numId w:val="26"/>
        </w:numPr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76C5C">
        <w:rPr>
          <w:rFonts w:ascii="Times New Roman" w:hAnsi="Times New Roman" w:cs="Times New Roman"/>
          <w:sz w:val="24"/>
          <w:szCs w:val="24"/>
        </w:rPr>
        <w:t>Bekerjasama</w:t>
      </w:r>
      <w:proofErr w:type="spellEnd"/>
      <w:r w:rsidRPr="00476C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6C5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76C5C">
        <w:rPr>
          <w:rFonts w:ascii="Times New Roman" w:hAnsi="Times New Roman" w:cs="Times New Roman"/>
          <w:sz w:val="24"/>
          <w:szCs w:val="24"/>
        </w:rPr>
        <w:t xml:space="preserve"> influencer/</w:t>
      </w:r>
      <w:proofErr w:type="spellStart"/>
      <w:r w:rsidRPr="00476C5C">
        <w:rPr>
          <w:rFonts w:ascii="Times New Roman" w:hAnsi="Times New Roman" w:cs="Times New Roman"/>
          <w:sz w:val="24"/>
          <w:szCs w:val="24"/>
        </w:rPr>
        <w:t>komunitas</w:t>
      </w:r>
      <w:proofErr w:type="spellEnd"/>
    </w:p>
    <w:p w:rsidRPr="00476C5C" w:rsidR="00F24D84" w:rsidP="00051C23" w:rsidRDefault="00F24D84" w14:paraId="711B619A" w14:textId="0EA64183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76C5C">
        <w:rPr>
          <w:rFonts w:ascii="Times New Roman" w:hAnsi="Times New Roman" w:cs="Times New Roman"/>
          <w:sz w:val="24"/>
          <w:szCs w:val="24"/>
        </w:rPr>
        <w:t>Menjalin</w:t>
      </w:r>
      <w:proofErr w:type="spellEnd"/>
      <w:r w:rsidRPr="00476C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6C5C">
        <w:rPr>
          <w:rFonts w:ascii="Times New Roman" w:hAnsi="Times New Roman" w:cs="Times New Roman"/>
          <w:sz w:val="24"/>
          <w:szCs w:val="24"/>
        </w:rPr>
        <w:t>kerjasama</w:t>
      </w:r>
      <w:proofErr w:type="spellEnd"/>
      <w:r w:rsidRPr="00476C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6C5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76C5C">
        <w:rPr>
          <w:rFonts w:ascii="Times New Roman" w:hAnsi="Times New Roman" w:cs="Times New Roman"/>
          <w:sz w:val="24"/>
          <w:szCs w:val="24"/>
        </w:rPr>
        <w:t xml:space="preserve"> influencer dan </w:t>
      </w:r>
      <w:proofErr w:type="spellStart"/>
      <w:r w:rsidRPr="00476C5C">
        <w:rPr>
          <w:rFonts w:ascii="Times New Roman" w:hAnsi="Times New Roman" w:cs="Times New Roman"/>
          <w:sz w:val="24"/>
          <w:szCs w:val="24"/>
        </w:rPr>
        <w:t>komunitas</w:t>
      </w:r>
      <w:proofErr w:type="spellEnd"/>
      <w:r w:rsidRPr="00476C5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76C5C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476C5C">
        <w:rPr>
          <w:rFonts w:ascii="Times New Roman" w:hAnsi="Times New Roman" w:cs="Times New Roman"/>
          <w:sz w:val="24"/>
          <w:szCs w:val="24"/>
        </w:rPr>
        <w:t xml:space="preserve"> basis </w:t>
      </w:r>
      <w:proofErr w:type="spellStart"/>
      <w:r w:rsidRPr="00476C5C">
        <w:rPr>
          <w:rFonts w:ascii="Times New Roman" w:hAnsi="Times New Roman" w:cs="Times New Roman"/>
          <w:sz w:val="24"/>
          <w:szCs w:val="24"/>
        </w:rPr>
        <w:t>pengikut</w:t>
      </w:r>
      <w:proofErr w:type="spellEnd"/>
      <w:r w:rsidRPr="00476C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6C5C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476C5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6C5C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476C5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76C5C">
        <w:rPr>
          <w:rFonts w:ascii="Times New Roman" w:hAnsi="Times New Roman" w:cs="Times New Roman"/>
          <w:sz w:val="24"/>
          <w:szCs w:val="24"/>
        </w:rPr>
        <w:t>kalangan</w:t>
      </w:r>
      <w:proofErr w:type="spellEnd"/>
      <w:r w:rsidRPr="00476C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6C5C">
        <w:rPr>
          <w:rFonts w:ascii="Times New Roman" w:hAnsi="Times New Roman" w:cs="Times New Roman"/>
          <w:sz w:val="24"/>
          <w:szCs w:val="24"/>
        </w:rPr>
        <w:t>ibu</w:t>
      </w:r>
      <w:proofErr w:type="spellEnd"/>
      <w:r w:rsidRPr="00476C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6C5C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476C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6C5C">
        <w:rPr>
          <w:rFonts w:ascii="Times New Roman" w:hAnsi="Times New Roman" w:cs="Times New Roman"/>
          <w:sz w:val="24"/>
          <w:szCs w:val="24"/>
        </w:rPr>
        <w:t>tangga</w:t>
      </w:r>
      <w:proofErr w:type="spellEnd"/>
      <w:r w:rsidRPr="00476C5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6C5C">
        <w:rPr>
          <w:rFonts w:ascii="Times New Roman" w:hAnsi="Times New Roman" w:cs="Times New Roman"/>
          <w:sz w:val="24"/>
          <w:szCs w:val="24"/>
        </w:rPr>
        <w:t>pelaku</w:t>
      </w:r>
      <w:proofErr w:type="spellEnd"/>
      <w:r w:rsidRPr="00476C5C">
        <w:rPr>
          <w:rFonts w:ascii="Times New Roman" w:hAnsi="Times New Roman" w:cs="Times New Roman"/>
          <w:sz w:val="24"/>
          <w:szCs w:val="24"/>
        </w:rPr>
        <w:t xml:space="preserve"> UMKM, dan </w:t>
      </w:r>
      <w:proofErr w:type="spellStart"/>
      <w:r w:rsidRPr="00476C5C">
        <w:rPr>
          <w:rFonts w:ascii="Times New Roman" w:hAnsi="Times New Roman" w:cs="Times New Roman"/>
          <w:sz w:val="24"/>
          <w:szCs w:val="24"/>
        </w:rPr>
        <w:t>komunitas</w:t>
      </w:r>
      <w:proofErr w:type="spellEnd"/>
      <w:r w:rsidRPr="00476C5C">
        <w:rPr>
          <w:rFonts w:ascii="Times New Roman" w:hAnsi="Times New Roman" w:cs="Times New Roman"/>
          <w:sz w:val="24"/>
          <w:szCs w:val="24"/>
        </w:rPr>
        <w:t xml:space="preserve"> diet. Influencer </w:t>
      </w:r>
      <w:proofErr w:type="spellStart"/>
      <w:r w:rsidRPr="00476C5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76C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6C5C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476C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6C5C">
        <w:rPr>
          <w:rFonts w:ascii="Times New Roman" w:hAnsi="Times New Roman" w:cs="Times New Roman"/>
          <w:sz w:val="24"/>
          <w:szCs w:val="24"/>
        </w:rPr>
        <w:t>mempromosikan</w:t>
      </w:r>
      <w:proofErr w:type="spellEnd"/>
      <w:r w:rsidRPr="00476C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6C5C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76C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6C5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76C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6C5C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476C5C">
        <w:rPr>
          <w:rFonts w:ascii="Times New Roman" w:hAnsi="Times New Roman" w:cs="Times New Roman"/>
          <w:sz w:val="24"/>
          <w:szCs w:val="24"/>
        </w:rPr>
        <w:t xml:space="preserve"> yang natural </w:t>
      </w:r>
      <w:proofErr w:type="spellStart"/>
      <w:r w:rsidRPr="00476C5C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476C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6C5C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476C5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76C5C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476C5C">
        <w:rPr>
          <w:rFonts w:ascii="Times New Roman" w:hAnsi="Times New Roman" w:cs="Times New Roman"/>
          <w:sz w:val="24"/>
          <w:szCs w:val="24"/>
        </w:rPr>
        <w:t xml:space="preserve"> buat </w:t>
      </w:r>
      <w:proofErr w:type="spellStart"/>
      <w:r w:rsidRPr="00476C5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76C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6C5C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476C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6C5C">
        <w:rPr>
          <w:rFonts w:ascii="Times New Roman" w:hAnsi="Times New Roman" w:cs="Times New Roman"/>
          <w:sz w:val="24"/>
          <w:szCs w:val="24"/>
        </w:rPr>
        <w:t>kepercayaan</w:t>
      </w:r>
      <w:proofErr w:type="spellEnd"/>
      <w:r w:rsidRPr="00476C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6C5C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476C5C">
        <w:rPr>
          <w:rFonts w:ascii="Times New Roman" w:hAnsi="Times New Roman" w:cs="Times New Roman"/>
          <w:sz w:val="24"/>
          <w:szCs w:val="24"/>
        </w:rPr>
        <w:t xml:space="preserve">. </w:t>
      </w:r>
    </w:p>
    <w:p w:rsidRPr="00973303" w:rsidR="008503CF" w:rsidP="00080A04" w:rsidRDefault="008503CF" w14:paraId="4F13A978" w14:textId="777777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592BB0" w:rsidP="00080A04" w:rsidRDefault="00592BB0" w14:paraId="7FF9C972" w14:textId="777777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ins w:author="{F8957342-590C-4B38-B912-CDBCDEB47F30}" w:date="2025-03-23T22:29:00Z" w16du:dateUtc="2025-03-23T15:29:00Z" w:id="17"/>
          <w:rFonts w:ascii="Times New Roman" w:hAnsi="Times New Roman" w:cs="Times New Roman"/>
          <w:sz w:val="24"/>
          <w:szCs w:val="24"/>
        </w:rPr>
      </w:pPr>
      <w:bookmarkStart w:name="_Toc193660325" w:id="18"/>
    </w:p>
    <w:p w:rsidRPr="00973303" w:rsidR="00756B73" w:rsidP="0094786C" w:rsidRDefault="0094786C" w14:paraId="25C8C28F" w14:textId="4FF47412">
      <w:pPr>
        <w:pStyle w:val="Heading2"/>
      </w:pPr>
      <w:proofErr w:type="gramStart"/>
      <w:r>
        <w:t xml:space="preserve">3.2  </w:t>
      </w:r>
      <w:proofErr w:type="spellStart"/>
      <w:r w:rsidRPr="00973303" w:rsidR="00483ACA">
        <w:t>Rencana</w:t>
      </w:r>
      <w:proofErr w:type="spellEnd"/>
      <w:proofErr w:type="gramEnd"/>
      <w:r w:rsidRPr="00973303" w:rsidR="00483ACA">
        <w:t xml:space="preserve"> </w:t>
      </w:r>
      <w:proofErr w:type="spellStart"/>
      <w:r w:rsidRPr="00973303" w:rsidR="00483ACA">
        <w:t>Distribusi</w:t>
      </w:r>
      <w:proofErr w:type="spellEnd"/>
      <w:r w:rsidRPr="00973303" w:rsidR="00483ACA">
        <w:t xml:space="preserve"> </w:t>
      </w:r>
      <w:proofErr w:type="spellStart"/>
      <w:r w:rsidRPr="00973303" w:rsidR="00483ACA">
        <w:t>Produk</w:t>
      </w:r>
      <w:proofErr w:type="spellEnd"/>
      <w:r w:rsidRPr="00973303" w:rsidR="00483ACA">
        <w:t>/</w:t>
      </w:r>
      <w:proofErr w:type="spellStart"/>
      <w:r w:rsidRPr="00973303" w:rsidR="00483ACA">
        <w:t>Layanan</w:t>
      </w:r>
      <w:bookmarkEnd w:id="18"/>
      <w:proofErr w:type="spellEnd"/>
    </w:p>
    <w:p w:rsidRPr="00973303" w:rsidR="00D06974" w:rsidP="00F80368" w:rsidRDefault="00D06974" w14:paraId="3BC75A0A" w14:textId="7388DFA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Aplikasi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Eatventory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akan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didistri</w:t>
      </w:r>
      <w:r w:rsidR="00C407C9">
        <w:rPr>
          <w:rFonts w:ascii="Times New Roman" w:hAnsi="Times New Roman" w:eastAsia="Times New Roman" w:cs="Times New Roman"/>
          <w:color w:val="000000"/>
          <w:sz w:val="24"/>
          <w:szCs w:val="24"/>
        </w:rPr>
        <w:t>busikan</w:t>
      </w:r>
      <w:proofErr w:type="spellEnd"/>
      <w:r w:rsidR="00C407C9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C407C9">
        <w:rPr>
          <w:rFonts w:ascii="Times New Roman" w:hAnsi="Times New Roman" w:eastAsia="Times New Roman" w:cs="Times New Roman"/>
          <w:color w:val="000000"/>
          <w:sz w:val="24"/>
          <w:szCs w:val="24"/>
        </w:rPr>
        <w:t>kepada</w:t>
      </w:r>
      <w:proofErr w:type="spellEnd"/>
      <w:r w:rsidR="00C407C9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C407C9">
        <w:rPr>
          <w:rFonts w:ascii="Times New Roman" w:hAnsi="Times New Roman" w:eastAsia="Times New Roman" w:cs="Times New Roman"/>
          <w:color w:val="000000"/>
          <w:sz w:val="24"/>
          <w:szCs w:val="24"/>
        </w:rPr>
        <w:t>pengguna</w:t>
      </w:r>
      <w:proofErr w:type="spellEnd"/>
      <w:r w:rsidR="00C407C9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EC20AC">
        <w:rPr>
          <w:rFonts w:ascii="Times New Roman" w:hAnsi="Times New Roman" w:eastAsia="Times New Roman" w:cs="Times New Roman"/>
          <w:color w:val="000000"/>
          <w:sz w:val="24"/>
          <w:szCs w:val="24"/>
        </w:rPr>
        <w:t>dengan</w:t>
      </w:r>
      <w:proofErr w:type="spellEnd"/>
      <w:r w:rsidR="00EC20AC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EC20AC">
        <w:rPr>
          <w:rFonts w:ascii="Times New Roman" w:hAnsi="Times New Roman" w:eastAsia="Times New Roman" w:cs="Times New Roman"/>
          <w:color w:val="000000"/>
          <w:sz w:val="24"/>
          <w:szCs w:val="24"/>
        </w:rPr>
        <w:t>deskripsi</w:t>
      </w:r>
      <w:proofErr w:type="spellEnd"/>
      <w:r w:rsidR="00EC20AC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EC20AC">
        <w:rPr>
          <w:rFonts w:ascii="Times New Roman" w:hAnsi="Times New Roman" w:eastAsia="Times New Roman" w:cs="Times New Roman"/>
          <w:color w:val="000000"/>
          <w:sz w:val="24"/>
          <w:szCs w:val="24"/>
        </w:rPr>
        <w:t>aplikasi</w:t>
      </w:r>
      <w:proofErr w:type="spellEnd"/>
      <w:r w:rsidR="00EC20AC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dan </w:t>
      </w:r>
      <w:proofErr w:type="spellStart"/>
      <w:r w:rsidR="00EC20AC">
        <w:rPr>
          <w:rFonts w:ascii="Times New Roman" w:hAnsi="Times New Roman" w:eastAsia="Times New Roman" w:cs="Times New Roman"/>
          <w:color w:val="000000"/>
          <w:sz w:val="24"/>
          <w:szCs w:val="24"/>
        </w:rPr>
        <w:t>fiturnya</w:t>
      </w:r>
      <w:proofErr w:type="spellEnd"/>
      <w:r w:rsidR="00EC20AC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logo, </w:t>
      </w:r>
      <w:proofErr w:type="spellStart"/>
      <w:r w:rsidR="00EC20AC">
        <w:rPr>
          <w:rFonts w:ascii="Times New Roman" w:hAnsi="Times New Roman" w:eastAsia="Times New Roman" w:cs="Times New Roman"/>
          <w:color w:val="000000"/>
          <w:sz w:val="24"/>
          <w:szCs w:val="24"/>
        </w:rPr>
        <w:t>serta</w:t>
      </w:r>
      <w:proofErr w:type="spellEnd"/>
      <w:r w:rsidR="00EC20AC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EC20AC">
        <w:rPr>
          <w:rFonts w:ascii="Times New Roman" w:hAnsi="Times New Roman" w:eastAsia="Times New Roman" w:cs="Times New Roman"/>
          <w:color w:val="000000"/>
          <w:sz w:val="24"/>
          <w:szCs w:val="24"/>
        </w:rPr>
        <w:t>foto</w:t>
      </w:r>
      <w:proofErr w:type="spellEnd"/>
      <w:r w:rsidR="00EC20AC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dan video demo </w:t>
      </w:r>
      <w:proofErr w:type="spellStart"/>
      <w:r w:rsidR="00EC20AC">
        <w:rPr>
          <w:rFonts w:ascii="Times New Roman" w:hAnsi="Times New Roman" w:eastAsia="Times New Roman" w:cs="Times New Roman"/>
          <w:color w:val="000000"/>
          <w:sz w:val="24"/>
          <w:szCs w:val="24"/>
        </w:rPr>
        <w:t>aplikasi</w:t>
      </w:r>
      <w:proofErr w:type="spellEnd"/>
      <w:r w:rsidR="00EC20AC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EC20AC">
        <w:rPr>
          <w:rFonts w:ascii="Times New Roman" w:hAnsi="Times New Roman" w:eastAsia="Times New Roman" w:cs="Times New Roman"/>
          <w:color w:val="000000"/>
          <w:sz w:val="24"/>
          <w:szCs w:val="24"/>
        </w:rPr>
        <w:t>untuk</w:t>
      </w:r>
      <w:proofErr w:type="spellEnd"/>
      <w:r w:rsidR="00EC20AC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EC20AC">
        <w:rPr>
          <w:rFonts w:ascii="Times New Roman" w:hAnsi="Times New Roman" w:eastAsia="Times New Roman" w:cs="Times New Roman"/>
          <w:color w:val="000000"/>
          <w:sz w:val="24"/>
          <w:szCs w:val="24"/>
        </w:rPr>
        <w:t>memeberikan</w:t>
      </w:r>
      <w:proofErr w:type="spellEnd"/>
      <w:r w:rsidR="00EC20AC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EC20AC">
        <w:rPr>
          <w:rFonts w:ascii="Times New Roman" w:hAnsi="Times New Roman" w:eastAsia="Times New Roman" w:cs="Times New Roman"/>
          <w:color w:val="000000"/>
          <w:sz w:val="24"/>
          <w:szCs w:val="24"/>
        </w:rPr>
        <w:t>gambaran</w:t>
      </w:r>
      <w:proofErr w:type="spellEnd"/>
      <w:r w:rsidR="00EC20AC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EC20AC">
        <w:rPr>
          <w:rFonts w:ascii="Times New Roman" w:hAnsi="Times New Roman" w:eastAsia="Times New Roman" w:cs="Times New Roman"/>
          <w:color w:val="000000"/>
          <w:sz w:val="24"/>
          <w:szCs w:val="24"/>
        </w:rPr>
        <w:t>kepada</w:t>
      </w:r>
      <w:proofErr w:type="spellEnd"/>
      <w:r w:rsidR="00EC20AC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EC20AC">
        <w:rPr>
          <w:rFonts w:ascii="Times New Roman" w:hAnsi="Times New Roman" w:eastAsia="Times New Roman" w:cs="Times New Roman"/>
          <w:color w:val="000000"/>
          <w:sz w:val="24"/>
          <w:szCs w:val="24"/>
        </w:rPr>
        <w:t>calong</w:t>
      </w:r>
      <w:proofErr w:type="spellEnd"/>
      <w:r w:rsidR="00EC20AC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EC20AC">
        <w:rPr>
          <w:rFonts w:ascii="Times New Roman" w:hAnsi="Times New Roman" w:eastAsia="Times New Roman" w:cs="Times New Roman"/>
          <w:color w:val="000000"/>
          <w:sz w:val="24"/>
          <w:szCs w:val="24"/>
        </w:rPr>
        <w:t>pengguna</w:t>
      </w:r>
      <w:proofErr w:type="spellEnd"/>
      <w:r w:rsidR="00EC20AC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EC20AC">
        <w:rPr>
          <w:rFonts w:ascii="Times New Roman" w:hAnsi="Times New Roman" w:eastAsia="Times New Roman" w:cs="Times New Roman"/>
          <w:color w:val="000000"/>
          <w:sz w:val="24"/>
          <w:szCs w:val="24"/>
        </w:rPr>
        <w:t>tentang</w:t>
      </w:r>
      <w:proofErr w:type="spellEnd"/>
      <w:r w:rsidR="00EC20AC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EC20AC">
        <w:rPr>
          <w:rFonts w:ascii="Times New Roman" w:hAnsi="Times New Roman" w:eastAsia="Times New Roman" w:cs="Times New Roman"/>
          <w:color w:val="000000"/>
          <w:sz w:val="24"/>
          <w:szCs w:val="24"/>
        </w:rPr>
        <w:t>aplikasi</w:t>
      </w:r>
      <w:proofErr w:type="spellEnd"/>
      <w:r w:rsidR="00EC20AC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EC20AC">
        <w:rPr>
          <w:rFonts w:ascii="Times New Roman" w:hAnsi="Times New Roman" w:eastAsia="Times New Roman" w:cs="Times New Roman"/>
          <w:color w:val="000000"/>
          <w:sz w:val="24"/>
          <w:szCs w:val="24"/>
        </w:rPr>
        <w:t>Eatventory</w:t>
      </w:r>
      <w:proofErr w:type="spellEnd"/>
      <w:r w:rsidR="00EC20AC">
        <w:rPr>
          <w:rFonts w:ascii="Times New Roman" w:hAnsi="Times New Roman" w:eastAsia="Times New Roman" w:cs="Times New Roman"/>
          <w:color w:val="000000"/>
          <w:sz w:val="24"/>
          <w:szCs w:val="24"/>
        </w:rPr>
        <w:t>.</w:t>
      </w:r>
      <w:r w:rsidR="00C407C9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C407C9">
        <w:rPr>
          <w:rFonts w:ascii="Times New Roman" w:hAnsi="Times New Roman" w:eastAsia="Times New Roman" w:cs="Times New Roman"/>
          <w:color w:val="000000"/>
          <w:sz w:val="24"/>
          <w:szCs w:val="24"/>
        </w:rPr>
        <w:t>melalui</w:t>
      </w:r>
      <w:proofErr w:type="spellEnd"/>
      <w:r w:rsidR="00C407C9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2 platform </w:t>
      </w:r>
      <w:proofErr w:type="spellStart"/>
      <w:r w:rsidR="00FA7B61">
        <w:rPr>
          <w:rFonts w:ascii="Times New Roman" w:hAnsi="Times New Roman" w:eastAsia="Times New Roman" w:cs="Times New Roman"/>
          <w:color w:val="000000"/>
          <w:sz w:val="24"/>
          <w:szCs w:val="24"/>
        </w:rPr>
        <w:t>yaitu</w:t>
      </w:r>
      <w:proofErr w:type="spellEnd"/>
      <w:r w:rsidR="00FA7B61">
        <w:rPr>
          <w:rFonts w:ascii="Times New Roman" w:hAnsi="Times New Roman" w:eastAsia="Times New Roman" w:cs="Times New Roman"/>
          <w:color w:val="000000"/>
          <w:sz w:val="24"/>
          <w:szCs w:val="24"/>
        </w:rPr>
        <w:t>:</w:t>
      </w:r>
      <w:r w:rsidR="00EC20AC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</w:p>
    <w:p w:rsidR="000E5433" w:rsidP="00F80368" w:rsidRDefault="00EA63AC" w14:paraId="00F87839" w14:textId="357FAFAD">
      <w:pPr>
        <w:pStyle w:val="ListParagraph"/>
        <w:numPr>
          <w:ilvl w:val="3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Google play</w:t>
      </w:r>
    </w:p>
    <w:p w:rsidR="00EA63AC" w:rsidP="00F80368" w:rsidRDefault="0099553B" w14:paraId="1AB37599" w14:textId="306E0385">
      <w:pPr>
        <w:pStyle w:val="ListParagraph"/>
        <w:numPr>
          <w:ilvl w:val="3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App store</w:t>
      </w:r>
    </w:p>
    <w:p w:rsidR="000D6938" w:rsidP="000D6938" w:rsidRDefault="000D6938" w14:paraId="359866ED" w14:textId="77777777">
      <w:pPr>
        <w:pStyle w:val="Heading2"/>
      </w:pPr>
      <w:bookmarkStart w:name="_Toc193660326" w:id="19"/>
      <w:proofErr w:type="gramStart"/>
      <w:r>
        <w:t>3.3  Model</w:t>
      </w:r>
      <w:proofErr w:type="gramEnd"/>
      <w:r>
        <w:t xml:space="preserve"> </w:t>
      </w:r>
      <w:proofErr w:type="spellStart"/>
      <w:r>
        <w:t>pendapatan</w:t>
      </w:r>
      <w:bookmarkEnd w:id="19"/>
      <w:proofErr w:type="spellEnd"/>
    </w:p>
    <w:p w:rsidRPr="000D6938" w:rsidR="000D6938" w:rsidP="000D6938" w:rsidRDefault="000D6938" w14:paraId="32B164F8" w14:textId="77777777">
      <w:pPr>
        <w:ind w:left="426"/>
        <w:rPr>
          <w:rFonts w:ascii="Times New Roman" w:hAnsi="Times New Roman" w:cs="Times New Roman"/>
          <w:sz w:val="24"/>
          <w:szCs w:val="24"/>
        </w:rPr>
      </w:pPr>
      <w:r w:rsidRPr="000D6938">
        <w:rPr>
          <w:rFonts w:ascii="Times New Roman" w:hAnsi="Times New Roman" w:cs="Times New Roman"/>
          <w:sz w:val="24"/>
          <w:szCs w:val="24"/>
        </w:rPr>
        <w:t xml:space="preserve">1. Komisi </w:t>
      </w:r>
      <w:proofErr w:type="spellStart"/>
      <w:r w:rsidRPr="000D693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D69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938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0D69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6938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0D6938">
        <w:rPr>
          <w:rFonts w:ascii="Times New Roman" w:hAnsi="Times New Roman" w:cs="Times New Roman"/>
          <w:sz w:val="24"/>
          <w:szCs w:val="24"/>
        </w:rPr>
        <w:t xml:space="preserve"> supermarket</w:t>
      </w:r>
    </w:p>
    <w:p w:rsidRPr="00893AF8" w:rsidR="000D6938" w:rsidP="000D6938" w:rsidRDefault="000D6938" w14:paraId="5A7B53E3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proofErr w:type="spellStart"/>
      <w:r w:rsidRPr="00893AF8">
        <w:rPr>
          <w:rFonts w:ascii="Times New Roman" w:hAnsi="Times New Roman" w:eastAsia="Times New Roman" w:cs="Times New Roman"/>
          <w:color w:val="000000"/>
          <w:sz w:val="24"/>
          <w:szCs w:val="24"/>
        </w:rPr>
        <w:t>Aplikasi</w:t>
      </w:r>
      <w:proofErr w:type="spellEnd"/>
      <w:r w:rsidRPr="00893AF8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893AF8">
        <w:rPr>
          <w:rFonts w:ascii="Times New Roman" w:hAnsi="Times New Roman" w:eastAsia="Times New Roman" w:cs="Times New Roman"/>
          <w:color w:val="000000"/>
          <w:sz w:val="24"/>
          <w:szCs w:val="24"/>
        </w:rPr>
        <w:t>Eatventory</w:t>
      </w:r>
      <w:proofErr w:type="spellEnd"/>
      <w:r w:rsidRPr="00893AF8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893AF8">
        <w:rPr>
          <w:rFonts w:ascii="Times New Roman" w:hAnsi="Times New Roman" w:eastAsia="Times New Roman" w:cs="Times New Roman"/>
          <w:color w:val="000000"/>
          <w:sz w:val="24"/>
          <w:szCs w:val="24"/>
        </w:rPr>
        <w:t>bekerjasama</w:t>
      </w:r>
      <w:proofErr w:type="spellEnd"/>
      <w:r w:rsidRPr="00893AF8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893AF8">
        <w:rPr>
          <w:rFonts w:ascii="Times New Roman" w:hAnsi="Times New Roman" w:eastAsia="Times New Roman" w:cs="Times New Roman"/>
          <w:color w:val="000000"/>
          <w:sz w:val="24"/>
          <w:szCs w:val="24"/>
        </w:rPr>
        <w:t>dengan</w:t>
      </w:r>
      <w:proofErr w:type="spellEnd"/>
      <w:r w:rsidRPr="00893AF8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supermarket </w:t>
      </w:r>
      <w:proofErr w:type="spellStart"/>
      <w:r w:rsidRPr="00893AF8">
        <w:rPr>
          <w:rFonts w:ascii="Times New Roman" w:hAnsi="Times New Roman" w:eastAsia="Times New Roman" w:cs="Times New Roman"/>
          <w:color w:val="000000"/>
          <w:sz w:val="24"/>
          <w:szCs w:val="24"/>
        </w:rPr>
        <w:t>sebagai</w:t>
      </w:r>
      <w:proofErr w:type="spellEnd"/>
      <w:r w:rsidRPr="00893AF8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893AF8">
        <w:rPr>
          <w:rFonts w:ascii="Times New Roman" w:hAnsi="Times New Roman" w:eastAsia="Times New Roman" w:cs="Times New Roman"/>
          <w:color w:val="000000"/>
          <w:sz w:val="24"/>
          <w:szCs w:val="24"/>
        </w:rPr>
        <w:t>penyedia</w:t>
      </w:r>
      <w:proofErr w:type="spellEnd"/>
      <w:r w:rsidRPr="00893AF8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893AF8">
        <w:rPr>
          <w:rFonts w:ascii="Times New Roman" w:hAnsi="Times New Roman" w:eastAsia="Times New Roman" w:cs="Times New Roman"/>
          <w:color w:val="000000"/>
          <w:sz w:val="24"/>
          <w:szCs w:val="24"/>
        </w:rPr>
        <w:t>produk</w:t>
      </w:r>
      <w:proofErr w:type="spellEnd"/>
      <w:r w:rsidRPr="00893AF8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proofErr w:type="spellStart"/>
      <w:r w:rsidRPr="00893AF8">
        <w:rPr>
          <w:rFonts w:ascii="Times New Roman" w:hAnsi="Times New Roman" w:eastAsia="Times New Roman" w:cs="Times New Roman"/>
          <w:color w:val="000000"/>
          <w:sz w:val="24"/>
          <w:szCs w:val="24"/>
        </w:rPr>
        <w:t>sehinnga</w:t>
      </w:r>
      <w:proofErr w:type="spellEnd"/>
      <w:r w:rsidRPr="00893AF8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893AF8">
        <w:rPr>
          <w:rFonts w:ascii="Times New Roman" w:hAnsi="Times New Roman" w:eastAsia="Times New Roman" w:cs="Times New Roman"/>
          <w:color w:val="000000"/>
          <w:sz w:val="24"/>
          <w:szCs w:val="24"/>
        </w:rPr>
        <w:t>dari</w:t>
      </w:r>
      <w:proofErr w:type="spellEnd"/>
      <w:r w:rsidRPr="00893AF8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893AF8">
        <w:rPr>
          <w:rFonts w:ascii="Times New Roman" w:hAnsi="Times New Roman" w:eastAsia="Times New Roman" w:cs="Times New Roman"/>
          <w:color w:val="000000"/>
          <w:sz w:val="24"/>
          <w:szCs w:val="24"/>
        </w:rPr>
        <w:t>setiap</w:t>
      </w:r>
      <w:proofErr w:type="spellEnd"/>
      <w:r w:rsidRPr="00893AF8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893AF8">
        <w:rPr>
          <w:rFonts w:ascii="Times New Roman" w:hAnsi="Times New Roman" w:eastAsia="Times New Roman" w:cs="Times New Roman"/>
          <w:color w:val="000000"/>
          <w:sz w:val="24"/>
          <w:szCs w:val="24"/>
        </w:rPr>
        <w:t>transkasi</w:t>
      </w:r>
      <w:proofErr w:type="spellEnd"/>
      <w:r w:rsidRPr="00893AF8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893AF8">
        <w:rPr>
          <w:rFonts w:ascii="Times New Roman" w:hAnsi="Times New Roman" w:eastAsia="Times New Roman" w:cs="Times New Roman"/>
          <w:color w:val="000000"/>
          <w:sz w:val="24"/>
          <w:szCs w:val="24"/>
        </w:rPr>
        <w:t>pembelian</w:t>
      </w:r>
      <w:proofErr w:type="spellEnd"/>
      <w:r w:rsidRPr="00893AF8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893AF8">
        <w:rPr>
          <w:rFonts w:ascii="Times New Roman" w:hAnsi="Times New Roman" w:eastAsia="Times New Roman" w:cs="Times New Roman"/>
          <w:color w:val="000000"/>
          <w:sz w:val="24"/>
          <w:szCs w:val="24"/>
        </w:rPr>
        <w:t>melalui</w:t>
      </w:r>
      <w:proofErr w:type="spellEnd"/>
      <w:r w:rsidRPr="00893AF8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893AF8">
        <w:rPr>
          <w:rFonts w:ascii="Times New Roman" w:hAnsi="Times New Roman" w:eastAsia="Times New Roman" w:cs="Times New Roman"/>
          <w:color w:val="000000"/>
          <w:sz w:val="24"/>
          <w:szCs w:val="24"/>
        </w:rPr>
        <w:t>aplikasi</w:t>
      </w:r>
      <w:proofErr w:type="spellEnd"/>
      <w:r w:rsidRPr="00893AF8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kami </w:t>
      </w:r>
      <w:proofErr w:type="spellStart"/>
      <w:r w:rsidRPr="00893AF8">
        <w:rPr>
          <w:rFonts w:ascii="Times New Roman" w:hAnsi="Times New Roman" w:eastAsia="Times New Roman" w:cs="Times New Roman"/>
          <w:color w:val="000000"/>
          <w:sz w:val="24"/>
          <w:szCs w:val="24"/>
        </w:rPr>
        <w:t>memperoleh</w:t>
      </w:r>
      <w:proofErr w:type="spellEnd"/>
      <w:r w:rsidRPr="00893AF8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893AF8">
        <w:rPr>
          <w:rFonts w:ascii="Times New Roman" w:hAnsi="Times New Roman" w:eastAsia="Times New Roman" w:cs="Times New Roman"/>
          <w:color w:val="000000"/>
          <w:sz w:val="24"/>
          <w:szCs w:val="24"/>
        </w:rPr>
        <w:t>komisi</w:t>
      </w:r>
      <w:proofErr w:type="spellEnd"/>
      <w:r w:rsidRPr="00893AF8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CC4CB5">
        <w:rPr>
          <w:rFonts w:ascii="Times New Roman" w:hAnsi="Times New Roman" w:eastAsia="Times New Roman" w:cs="Times New Roman"/>
          <w:color w:val="000000"/>
          <w:sz w:val="24"/>
          <w:szCs w:val="24"/>
        </w:rPr>
        <w:t>sekian</w:t>
      </w:r>
      <w:proofErr w:type="spellEnd"/>
      <w:r w:rsidRPr="00893AF8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893AF8">
        <w:rPr>
          <w:rFonts w:ascii="Times New Roman" w:hAnsi="Times New Roman" w:eastAsia="Times New Roman" w:cs="Times New Roman"/>
          <w:color w:val="000000"/>
          <w:sz w:val="24"/>
          <w:szCs w:val="24"/>
        </w:rPr>
        <w:t>persen</w:t>
      </w:r>
      <w:proofErr w:type="spellEnd"/>
      <w:r w:rsidRPr="00893AF8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893AF8">
        <w:rPr>
          <w:rFonts w:ascii="Times New Roman" w:hAnsi="Times New Roman" w:eastAsia="Times New Roman" w:cs="Times New Roman"/>
          <w:color w:val="000000"/>
          <w:sz w:val="24"/>
          <w:szCs w:val="24"/>
        </w:rPr>
        <w:t>dari</w:t>
      </w:r>
      <w:proofErr w:type="spellEnd"/>
      <w:r w:rsidRPr="00893AF8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893AF8">
        <w:rPr>
          <w:rFonts w:ascii="Times New Roman" w:hAnsi="Times New Roman" w:eastAsia="Times New Roman" w:cs="Times New Roman"/>
          <w:color w:val="000000"/>
          <w:sz w:val="24"/>
          <w:szCs w:val="24"/>
        </w:rPr>
        <w:t>nilai</w:t>
      </w:r>
      <w:proofErr w:type="spellEnd"/>
      <w:r w:rsidRPr="00893AF8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893AF8">
        <w:rPr>
          <w:rFonts w:ascii="Times New Roman" w:hAnsi="Times New Roman" w:eastAsia="Times New Roman" w:cs="Times New Roman"/>
          <w:color w:val="000000"/>
          <w:sz w:val="24"/>
          <w:szCs w:val="24"/>
        </w:rPr>
        <w:t>penjualan</w:t>
      </w:r>
      <w:proofErr w:type="spellEnd"/>
      <w:r w:rsidRPr="00893AF8">
        <w:rPr>
          <w:rFonts w:ascii="Times New Roman" w:hAnsi="Times New Roman" w:eastAsia="Times New Roman" w:cs="Times New Roman"/>
          <w:color w:val="000000"/>
          <w:sz w:val="24"/>
          <w:szCs w:val="24"/>
        </w:rPr>
        <w:t>.</w:t>
      </w:r>
    </w:p>
    <w:p w:rsidRPr="00ED0A97" w:rsidR="000D6938" w:rsidP="000D6938" w:rsidRDefault="000D6938" w14:paraId="484E047B" w14:textId="7777777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00ED0A97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2. </w:t>
      </w:r>
      <w:proofErr w:type="spellStart"/>
      <w:r w:rsidRPr="00ED0A97">
        <w:rPr>
          <w:rFonts w:ascii="Times New Roman" w:hAnsi="Times New Roman" w:eastAsia="Times New Roman" w:cs="Times New Roman"/>
          <w:color w:val="000000"/>
          <w:sz w:val="24"/>
          <w:szCs w:val="24"/>
        </w:rPr>
        <w:t>Iklan</w:t>
      </w:r>
      <w:proofErr w:type="spellEnd"/>
      <w:r w:rsidRPr="00ED0A97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supermarket </w:t>
      </w:r>
      <w:proofErr w:type="spellStart"/>
      <w:r w:rsidRPr="00ED0A97">
        <w:rPr>
          <w:rFonts w:ascii="Times New Roman" w:hAnsi="Times New Roman" w:eastAsia="Times New Roman" w:cs="Times New Roman"/>
          <w:color w:val="000000"/>
          <w:sz w:val="24"/>
          <w:szCs w:val="24"/>
        </w:rPr>
        <w:t>dalam</w:t>
      </w:r>
      <w:proofErr w:type="spellEnd"/>
      <w:r w:rsidRPr="00ED0A97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Pr="00ED0A97">
        <w:rPr>
          <w:rFonts w:ascii="Times New Roman" w:hAnsi="Times New Roman" w:eastAsia="Times New Roman" w:cs="Times New Roman"/>
          <w:color w:val="000000"/>
          <w:sz w:val="24"/>
          <w:szCs w:val="24"/>
        </w:rPr>
        <w:t>aplikasi</w:t>
      </w:r>
      <w:proofErr w:type="spellEnd"/>
    </w:p>
    <w:p w:rsidR="000D6938" w:rsidP="000D6938" w:rsidRDefault="000D6938" w14:paraId="740EB46D" w14:textId="7777777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Supermarket yang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bekerjasama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aplikasi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kami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dapat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memasang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iklan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apliksi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berupa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foto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banner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atau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video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promosi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Setiap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iklan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dutampilkan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akan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dikenakan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biaya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sesuai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jenis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iklan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berapa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lama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iklan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ditayangkan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.</w:t>
      </w:r>
    </w:p>
    <w:p w:rsidR="000D6938" w:rsidP="000D6938" w:rsidRDefault="000D6938" w14:paraId="732CC051" w14:textId="7777777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3. Biaya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layanan</w:t>
      </w:r>
      <w:proofErr w:type="spellEnd"/>
    </w:p>
    <w:p w:rsidR="000D6938" w:rsidP="000D6938" w:rsidRDefault="000D6938" w14:paraId="16DAD40C" w14:textId="7777777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ab/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Setiap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transaksi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pembelian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melalui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aplikasi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akan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dikenakan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biaya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layanan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sebesar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Rp. 2.000. Biaya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digunakan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mendukung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operasional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aplikasi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.</w:t>
      </w:r>
    </w:p>
    <w:p w:rsidR="000D6938" w:rsidP="000D6938" w:rsidRDefault="000D6938" w14:paraId="64058422" w14:textId="7777777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4. Keanggotaan premium</w:t>
      </w:r>
    </w:p>
    <w:p w:rsidRPr="00DD32A4" w:rsidR="000D6938" w:rsidP="000D6938" w:rsidRDefault="000D6938" w14:paraId="42AAF9E6" w14:textId="7777777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ab/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Aplikasi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menyediakan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beberapa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fitur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aksesnya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terbatas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hanya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bisa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diakses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pengguna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premium,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sehingga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pengguna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harus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berlangganan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keanggotaan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premium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membuka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akses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fitur-fitur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tertentu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seperti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chatbot.</w:t>
      </w:r>
    </w:p>
    <w:p w:rsidR="008B345C" w:rsidP="00B13ED9" w:rsidRDefault="00647206" w14:paraId="493E2421" w14:textId="354F12FE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br w:type="page"/>
      </w:r>
    </w:p>
    <w:p w:rsidR="00756B73" w:rsidP="001F6137" w:rsidRDefault="00483ACA" w14:paraId="64F25B32" w14:textId="1796396E">
      <w:pPr>
        <w:pStyle w:val="Heading1"/>
      </w:pPr>
      <w:bookmarkStart w:name="_Toc193527281" w:id="20"/>
      <w:bookmarkStart w:name="_Toc193659413" w:id="21"/>
      <w:bookmarkStart w:name="_Toc193660327" w:id="22"/>
      <w:r w:rsidRPr="00973303">
        <w:t>BAB IV. PROYEKSI KEUANGAN</w:t>
      </w:r>
      <w:bookmarkEnd w:id="20"/>
      <w:bookmarkEnd w:id="21"/>
      <w:bookmarkEnd w:id="22"/>
    </w:p>
    <w:p w:rsidRPr="002C58C1" w:rsidR="002C58C1" w:rsidP="002C58C1" w:rsidRDefault="002C58C1" w14:paraId="4CDD8B86" w14:textId="77777777"/>
    <w:p w:rsidR="008E0777" w:rsidP="000D6938" w:rsidRDefault="000D6938" w14:paraId="06030617" w14:textId="4F9FECFC">
      <w:pPr>
        <w:pStyle w:val="Heading2"/>
      </w:pPr>
      <w:bookmarkStart w:name="_Toc193660328" w:id="23"/>
      <w:proofErr w:type="gramStart"/>
      <w:r>
        <w:t xml:space="preserve">4.1  </w:t>
      </w:r>
      <w:proofErr w:type="spellStart"/>
      <w:r w:rsidRPr="00973303" w:rsidR="00483ACA">
        <w:t>Estimasi</w:t>
      </w:r>
      <w:proofErr w:type="spellEnd"/>
      <w:proofErr w:type="gramEnd"/>
      <w:r w:rsidRPr="00973303" w:rsidR="00483ACA">
        <w:t xml:space="preserve"> </w:t>
      </w:r>
      <w:proofErr w:type="spellStart"/>
      <w:r w:rsidRPr="00973303" w:rsidR="00483ACA">
        <w:t>Biaya</w:t>
      </w:r>
      <w:proofErr w:type="spellEnd"/>
      <w:r w:rsidRPr="00973303" w:rsidR="00483ACA">
        <w:t xml:space="preserve"> Awal</w:t>
      </w:r>
      <w:r w:rsidRPr="00973303" w:rsidR="00483ACA">
        <w:br/>
      </w:r>
      <w:r w:rsidR="000208C0">
        <w:rPr>
          <w:noProof/>
        </w:rPr>
        <w:drawing>
          <wp:inline distT="0" distB="0" distL="0" distR="0" wp14:anchorId="306FE12B" wp14:editId="2AD3899F">
            <wp:extent cx="5252085" cy="2301240"/>
            <wp:effectExtent l="0" t="0" r="5715" b="3810"/>
            <wp:docPr id="2071414979" name="Picture 1" descr="A list of information on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414979" name="Picture 1" descr="A list of information on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3"/>
    </w:p>
    <w:p w:rsidRPr="00973303" w:rsidR="002F1B28" w:rsidP="00F8102A" w:rsidRDefault="002F1B28" w14:paraId="18268A8E" w14:textId="54B8264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334749" w:rsidP="000D6938" w:rsidRDefault="000D6938" w14:paraId="09C16562" w14:textId="6B62E4A5">
      <w:pPr>
        <w:pStyle w:val="Heading2"/>
      </w:pPr>
      <w:bookmarkStart w:name="_Toc193660329" w:id="24"/>
      <w:proofErr w:type="gramStart"/>
      <w:r>
        <w:t xml:space="preserve">4.2  </w:t>
      </w:r>
      <w:proofErr w:type="spellStart"/>
      <w:r w:rsidRPr="00EE52E3" w:rsidR="00483ACA">
        <w:t>Perkiraan</w:t>
      </w:r>
      <w:proofErr w:type="spellEnd"/>
      <w:proofErr w:type="gramEnd"/>
      <w:r w:rsidRPr="00EE52E3" w:rsidR="00483ACA">
        <w:t xml:space="preserve"> </w:t>
      </w:r>
      <w:proofErr w:type="spellStart"/>
      <w:r w:rsidRPr="00EE52E3" w:rsidR="00483ACA">
        <w:t>Pendapatan</w:t>
      </w:r>
      <w:proofErr w:type="spellEnd"/>
      <w:r w:rsidRPr="00EE52E3" w:rsidR="00483ACA">
        <w:t xml:space="preserve"> dan Laba</w:t>
      </w:r>
      <w:r w:rsidRPr="00EE52E3" w:rsidR="00483ACA">
        <w:br/>
      </w:r>
      <w:r w:rsidR="00380FD3">
        <w:rPr>
          <w:noProof/>
        </w:rPr>
        <w:drawing>
          <wp:inline distT="0" distB="0" distL="0" distR="0" wp14:anchorId="30A7C2C6" wp14:editId="5CC68683">
            <wp:extent cx="5252085" cy="1127125"/>
            <wp:effectExtent l="0" t="0" r="5715" b="0"/>
            <wp:docPr id="8" name="Gambar 7">
              <a:extLst xmlns:a="http://schemas.openxmlformats.org/drawingml/2006/main">
                <a:ext uri="{FF2B5EF4-FFF2-40B4-BE49-F238E27FC236}">
                  <a16:creationId xmlns:a16="http://schemas.microsoft.com/office/drawing/2014/main" id="{904A063E-E675-DAAC-6C69-D3EE2D0330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ambar 7">
                      <a:extLst>
                        <a:ext uri="{FF2B5EF4-FFF2-40B4-BE49-F238E27FC236}">
                          <a16:creationId xmlns:a16="http://schemas.microsoft.com/office/drawing/2014/main" id="{904A063E-E675-DAAC-6C69-D3EE2D0330E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085" cy="1127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24"/>
    </w:p>
    <w:p w:rsidR="00380FD3" w:rsidP="00334749" w:rsidRDefault="00A20718" w14:paraId="2CED5C22" w14:textId="530F2F9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08A17712" wp14:editId="00351E24">
            <wp:extent cx="5252085" cy="1089660"/>
            <wp:effectExtent l="0" t="0" r="5715" b="0"/>
            <wp:docPr id="9" name="Gambar 8">
              <a:extLst xmlns:a="http://schemas.openxmlformats.org/drawingml/2006/main">
                <a:ext uri="{FF2B5EF4-FFF2-40B4-BE49-F238E27FC236}">
                  <a16:creationId xmlns:a16="http://schemas.microsoft.com/office/drawing/2014/main" id="{67407824-43A1-C8FF-9B80-24DD4DC31DB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ambar 8">
                      <a:extLst>
                        <a:ext uri="{FF2B5EF4-FFF2-40B4-BE49-F238E27FC236}">
                          <a16:creationId xmlns:a16="http://schemas.microsoft.com/office/drawing/2014/main" id="{67407824-43A1-C8FF-9B80-24DD4DC31DB7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085" cy="1089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10750" w:rsidP="00334749" w:rsidRDefault="00410750" w14:paraId="4B11FA44" w14:textId="54F2B63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7E44637E" wp14:editId="3F3EB3BF">
            <wp:extent cx="5252085" cy="1181100"/>
            <wp:effectExtent l="0" t="0" r="5715" b="0"/>
            <wp:docPr id="10" name="Gambar 9">
              <a:extLst xmlns:a="http://schemas.openxmlformats.org/drawingml/2006/main">
                <a:ext uri="{FF2B5EF4-FFF2-40B4-BE49-F238E27FC236}">
                  <a16:creationId xmlns:a16="http://schemas.microsoft.com/office/drawing/2014/main" id="{1EEA3283-F3E6-1457-AC12-CD83FE31780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Gambar 9">
                      <a:extLst>
                        <a:ext uri="{FF2B5EF4-FFF2-40B4-BE49-F238E27FC236}">
                          <a16:creationId xmlns:a16="http://schemas.microsoft.com/office/drawing/2014/main" id="{1EEA3283-F3E6-1457-AC12-CD83FE317801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085" cy="1181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E52E3" w:rsidP="00334749" w:rsidRDefault="00EE52E3" w14:paraId="523F865D" w14:textId="777777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756B73" w:rsidP="000D6938" w:rsidRDefault="000D6938" w14:paraId="41ACDF2C" w14:textId="2105FB81">
      <w:pPr>
        <w:pStyle w:val="Heading2"/>
      </w:pPr>
      <w:bookmarkStart w:name="_Toc193660330" w:id="25"/>
      <w:proofErr w:type="gramStart"/>
      <w:r>
        <w:t xml:space="preserve">4.3  </w:t>
      </w:r>
      <w:proofErr w:type="spellStart"/>
      <w:r w:rsidRPr="00973303" w:rsidR="00483ACA">
        <w:t>Sumber</w:t>
      </w:r>
      <w:proofErr w:type="spellEnd"/>
      <w:proofErr w:type="gramEnd"/>
      <w:r w:rsidRPr="00973303" w:rsidR="00483ACA">
        <w:t xml:space="preserve"> Dana dan </w:t>
      </w:r>
      <w:proofErr w:type="spellStart"/>
      <w:r w:rsidRPr="00973303" w:rsidR="00483ACA">
        <w:t>Alokasi</w:t>
      </w:r>
      <w:bookmarkEnd w:id="25"/>
      <w:proofErr w:type="spellEnd"/>
    </w:p>
    <w:p w:rsidRPr="00EE52E3" w:rsidR="00EE52E3" w:rsidP="00EE52E3" w:rsidRDefault="00EE52E3" w14:paraId="43A25710" w14:textId="777777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66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Pr="00973303" w:rsidR="007663C3" w:rsidP="00EE52E3" w:rsidRDefault="008B450B" w14:paraId="521A76CD" w14:textId="4409B66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56D37D01" wp14:editId="709DF5C7">
            <wp:extent cx="5252085" cy="172085"/>
            <wp:effectExtent l="0" t="0" r="5715" b="0"/>
            <wp:docPr id="11" name="Gambar 10">
              <a:extLst xmlns:a="http://schemas.openxmlformats.org/drawingml/2006/main">
                <a:ext uri="{FF2B5EF4-FFF2-40B4-BE49-F238E27FC236}">
                  <a16:creationId xmlns:a16="http://schemas.microsoft.com/office/drawing/2014/main" id="{577851C8-E82D-8BB4-5F93-40A95E1F7D3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Gambar 10">
                      <a:extLst>
                        <a:ext uri="{FF2B5EF4-FFF2-40B4-BE49-F238E27FC236}">
                          <a16:creationId xmlns:a16="http://schemas.microsoft.com/office/drawing/2014/main" id="{577851C8-E82D-8BB4-5F93-40A95E1F7D31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085" cy="172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AC4A79">
        <w:rPr>
          <w:noProof/>
        </w:rPr>
        <w:drawing>
          <wp:inline distT="0" distB="0" distL="0" distR="0" wp14:anchorId="0CAFC5E2" wp14:editId="35818498">
            <wp:extent cx="5252085" cy="114300"/>
            <wp:effectExtent l="0" t="0" r="5715" b="0"/>
            <wp:docPr id="20" name="Gambar 19">
              <a:extLst xmlns:a="http://schemas.openxmlformats.org/drawingml/2006/main">
                <a:ext uri="{FF2B5EF4-FFF2-40B4-BE49-F238E27FC236}">
                  <a16:creationId xmlns:a16="http://schemas.microsoft.com/office/drawing/2014/main" id="{D6DEB023-6D80-4E46-1E4F-F67B5649CE9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Gambar 19">
                      <a:extLst>
                        <a:ext uri="{FF2B5EF4-FFF2-40B4-BE49-F238E27FC236}">
                          <a16:creationId xmlns:a16="http://schemas.microsoft.com/office/drawing/2014/main" id="{D6DEB023-6D80-4E46-1E4F-F67B5649CE9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085" cy="114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E52E3" w:rsidP="00EE52E3" w:rsidRDefault="00EE52E3" w14:paraId="6F8BCBDD" w14:textId="7777777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hAnsi="Times New Roman" w:eastAsia="Times New Roman" w:cs="Times New Roman"/>
          <w:color w:val="FF0000"/>
          <w:sz w:val="24"/>
          <w:szCs w:val="24"/>
        </w:rPr>
      </w:pPr>
    </w:p>
    <w:p w:rsidRPr="007B5168" w:rsidR="00404E4F" w:rsidP="00EE52E3" w:rsidRDefault="00404E4F" w14:paraId="5D26CD2A" w14:textId="74ABF35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hAnsi="Times New Roman" w:eastAsia="Times New Roman" w:cs="Times New Roman"/>
          <w:color w:val="FF0000"/>
          <w:sz w:val="24"/>
          <w:szCs w:val="24"/>
        </w:rPr>
      </w:pPr>
      <w:r>
        <w:rPr>
          <w:noProof/>
        </w:rPr>
        <w:t>Tahun 1</w:t>
      </w:r>
      <w:r w:rsidR="00F27F46">
        <w:rPr>
          <w:noProof/>
        </w:rPr>
        <w:t>:</w:t>
      </w:r>
    </w:p>
    <w:p w:rsidRPr="00351E68" w:rsidR="00351E68" w:rsidP="00034030" w:rsidRDefault="00351E68" w14:paraId="5B1E06CE" w14:textId="678D67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51"/>
        <w:jc w:val="both"/>
        <w:rPr>
          <w:rFonts w:ascii="Times New Roman" w:hAnsi="Times New Roman" w:eastAsia="Times New Roman" w:cs="Times New Roman"/>
          <w:color w:val="FF0000"/>
          <w:sz w:val="24"/>
          <w:szCs w:val="24"/>
        </w:rPr>
      </w:pPr>
      <w:r>
        <w:rPr>
          <w:noProof/>
        </w:rPr>
        <w:drawing>
          <wp:inline distT="0" distB="0" distL="0" distR="0" wp14:anchorId="39F41E66" wp14:editId="05DAC01F">
            <wp:extent cx="5252085" cy="1178560"/>
            <wp:effectExtent l="0" t="0" r="5715" b="2540"/>
            <wp:docPr id="16" name="Gambar 15">
              <a:extLst xmlns:a="http://schemas.openxmlformats.org/drawingml/2006/main">
                <a:ext uri="{FF2B5EF4-FFF2-40B4-BE49-F238E27FC236}">
                  <a16:creationId xmlns:a16="http://schemas.microsoft.com/office/drawing/2014/main" id="{F9E6B932-49F9-FEE4-A04B-BFD4C9F0FFE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Gambar 15">
                      <a:extLst>
                        <a:ext uri="{FF2B5EF4-FFF2-40B4-BE49-F238E27FC236}">
                          <a16:creationId xmlns:a16="http://schemas.microsoft.com/office/drawing/2014/main" id="{F9E6B932-49F9-FEE4-A04B-BFD4C9F0FFE8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085" cy="1178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061C66" wp14:editId="3154E03E">
            <wp:extent cx="5252085" cy="1177290"/>
            <wp:effectExtent l="0" t="0" r="5715" b="3810"/>
            <wp:docPr id="13" name="Gambar 12">
              <a:extLst xmlns:a="http://schemas.openxmlformats.org/drawingml/2006/main">
                <a:ext uri="{FF2B5EF4-FFF2-40B4-BE49-F238E27FC236}">
                  <a16:creationId xmlns:a16="http://schemas.microsoft.com/office/drawing/2014/main" id="{E11BB72D-F104-0331-6D77-786C98B3F98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Gambar 12">
                      <a:extLst>
                        <a:ext uri="{FF2B5EF4-FFF2-40B4-BE49-F238E27FC236}">
                          <a16:creationId xmlns:a16="http://schemas.microsoft.com/office/drawing/2014/main" id="{E11BB72D-F104-0331-6D77-786C98B3F98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085" cy="1177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53A80">
        <w:rPr>
          <w:noProof/>
        </w:rPr>
        <w:drawing>
          <wp:inline distT="0" distB="0" distL="0" distR="0" wp14:anchorId="4F97F97D" wp14:editId="547CB85D">
            <wp:extent cx="5252085" cy="733425"/>
            <wp:effectExtent l="0" t="0" r="5715" b="9525"/>
            <wp:docPr id="17" name="Gambar 16">
              <a:extLst xmlns:a="http://schemas.openxmlformats.org/drawingml/2006/main">
                <a:ext uri="{FF2B5EF4-FFF2-40B4-BE49-F238E27FC236}">
                  <a16:creationId xmlns:a16="http://schemas.microsoft.com/office/drawing/2014/main" id="{9E0345A6-3933-1602-9A81-1E0F8D800A4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Gambar 16">
                      <a:extLst>
                        <a:ext uri="{FF2B5EF4-FFF2-40B4-BE49-F238E27FC236}">
                          <a16:creationId xmlns:a16="http://schemas.microsoft.com/office/drawing/2014/main" id="{9E0345A6-3933-1602-9A81-1E0F8D800A44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085" cy="733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34030" w:rsidP="00080A04" w:rsidRDefault="00F27F46" w14:paraId="543AC4C3" w14:textId="77777777">
      <w:pPr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:rsidR="00034030" w:rsidP="00080A04" w:rsidRDefault="00034030" w14:paraId="49F8C635" w14:textId="77777777">
      <w:pPr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34030" w:rsidP="00080A04" w:rsidRDefault="00F27F46" w14:paraId="3BB5535E" w14:textId="77777777">
      <w:pPr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proofErr w:type="spellStart"/>
      <w:r>
        <w:rPr>
          <w:rFonts w:ascii="Times New Roman" w:hAnsi="Times New Roman" w:eastAsia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eastAsia="Times New Roman" w:cs="Times New Roman"/>
          <w:sz w:val="24"/>
          <w:szCs w:val="24"/>
        </w:rPr>
        <w:t xml:space="preserve"> 2:</w:t>
      </w:r>
    </w:p>
    <w:p w:rsidR="00F27F46" w:rsidP="00080A04" w:rsidRDefault="00034030" w14:paraId="6C765AD5" w14:textId="37406026">
      <w:pPr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noProof/>
          <w:sz w:val="24"/>
          <w:szCs w:val="24"/>
        </w:rPr>
        <w:drawing>
          <wp:inline distT="0" distB="0" distL="0" distR="0" wp14:anchorId="4B9EB86E" wp14:editId="28319232">
            <wp:extent cx="5252085" cy="1207770"/>
            <wp:effectExtent l="0" t="0" r="5715" b="0"/>
            <wp:docPr id="822692317" name="Gambar 1" descr="Sebuah gambar berisi teks, cuplikan layar, Font, nomor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92317" name="Gambar 1" descr="Sebuah gambar berisi teks, cuplikan layar, Font, nomor&#10;&#10;Konten yang dihasilkan AI mungkin salah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73303" w:rsidR="00E83325" w:rsidP="00E83325" w:rsidRDefault="00E83325" w14:paraId="134BE470" w14:textId="1F156D31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noProof/>
          <w:sz w:val="24"/>
          <w:szCs w:val="24"/>
        </w:rPr>
        <w:drawing>
          <wp:inline distT="0" distB="0" distL="0" distR="0" wp14:anchorId="140AAC12" wp14:editId="7C3FF5E8">
            <wp:extent cx="4746812" cy="1377315"/>
            <wp:effectExtent l="0" t="0" r="0" b="0"/>
            <wp:docPr id="1206573240" name="Gambar 2" descr="Sebuah gambar berisi teks, cuplikan layar, Font, nomor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573240" name="Gambar 2" descr="Sebuah gambar berisi teks, cuplikan layar, Font, nomor&#10;&#10;Konten yang dihasilkan AI mungkin salah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6427" cy="1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325" w:rsidP="00080A04" w:rsidRDefault="00E83325" w14:paraId="4E1965FD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noProof/>
          <w:sz w:val="24"/>
          <w:szCs w:val="24"/>
        </w:rPr>
        <w:drawing>
          <wp:inline distT="0" distB="0" distL="0" distR="0" wp14:anchorId="77B30DA3" wp14:editId="274F6D0F">
            <wp:extent cx="5252085" cy="734695"/>
            <wp:effectExtent l="0" t="0" r="5715" b="8255"/>
            <wp:docPr id="1464514712" name="Gambar 3" descr="Sebuah gambar berisi teks, cuplikan layar, Font, garis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514712" name="Gambar 3" descr="Sebuah gambar berisi teks, cuplikan layar, Font, garis&#10;&#10;Konten yang dihasilkan AI mungkin salah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325" w:rsidP="00080A04" w:rsidRDefault="00E83325" w14:paraId="385857C9" w14:textId="7777777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proofErr w:type="spellStart"/>
      <w:r>
        <w:rPr>
          <w:rFonts w:ascii="Times New Roman" w:hAnsi="Times New Roman" w:eastAsia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eastAsia="Times New Roman" w:cs="Times New Roman"/>
          <w:sz w:val="24"/>
          <w:szCs w:val="24"/>
        </w:rPr>
        <w:t xml:space="preserve"> 3:</w:t>
      </w:r>
    </w:p>
    <w:p w:rsidR="004C3957" w:rsidP="00080A04" w:rsidRDefault="00EE52E3" w14:paraId="74D369A2" w14:textId="0178FE9C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noProof/>
          <w:sz w:val="24"/>
          <w:szCs w:val="24"/>
        </w:rPr>
        <w:drawing>
          <wp:inline distT="0" distB="0" distL="0" distR="0" wp14:anchorId="19CC4BEA" wp14:editId="040947C5">
            <wp:extent cx="5252085" cy="1195070"/>
            <wp:effectExtent l="0" t="0" r="5715" b="5080"/>
            <wp:docPr id="1563930857" name="Gambar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930857" name="Gambar 1563930857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2E3" w:rsidP="00080A04" w:rsidRDefault="00EE52E3" w14:paraId="53641312" w14:textId="74D6E449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noProof/>
          <w:sz w:val="24"/>
          <w:szCs w:val="24"/>
        </w:rPr>
        <w:drawing>
          <wp:inline distT="0" distB="0" distL="0" distR="0" wp14:anchorId="7300AC98" wp14:editId="3A020DE2">
            <wp:extent cx="5252085" cy="1282700"/>
            <wp:effectExtent l="0" t="0" r="5715" b="0"/>
            <wp:docPr id="1105518590" nam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518590" name="Gambar 1105518590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957" w:rsidP="00080A04" w:rsidRDefault="004C3957" w14:paraId="31DBCD11" w14:textId="26A873EE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B13C3B" w:rsidP="00080A04" w:rsidRDefault="004C3957" w14:paraId="768371F3" w14:textId="138EDDFB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noProof/>
          <w:sz w:val="24"/>
          <w:szCs w:val="24"/>
        </w:rPr>
        <w:drawing>
          <wp:inline distT="0" distB="0" distL="0" distR="0" wp14:anchorId="6AE68F77" wp14:editId="5E3E978A">
            <wp:extent cx="5252085" cy="751840"/>
            <wp:effectExtent l="0" t="0" r="5715" b="0"/>
            <wp:docPr id="18155443" name="Gambar 6" descr="Sebuah gambar berisi teks, cuplikan layar, Font, garis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443" name="Gambar 6" descr="Sebuah gambar berisi teks, cuplikan layar, Font, garis&#10;&#10;Konten yang dihasilkan AI mungkin salah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3C3B">
        <w:rPr>
          <w:rFonts w:ascii="Times New Roman" w:hAnsi="Times New Roman" w:eastAsia="Times New Roman" w:cs="Times New Roman"/>
          <w:sz w:val="24"/>
          <w:szCs w:val="24"/>
        </w:rPr>
        <w:br w:type="page"/>
      </w:r>
    </w:p>
    <w:p w:rsidR="00756B73" w:rsidP="001F6137" w:rsidRDefault="00483ACA" w14:paraId="63EDC942" w14:textId="77777777">
      <w:pPr>
        <w:pStyle w:val="Heading1"/>
      </w:pPr>
      <w:bookmarkStart w:name="_Toc193527282" w:id="26"/>
      <w:bookmarkStart w:name="_Toc193659414" w:id="27"/>
      <w:bookmarkStart w:name="_Toc193660331" w:id="28"/>
      <w:r w:rsidRPr="00973303">
        <w:t>BAB V. PENUTUP</w:t>
      </w:r>
      <w:bookmarkEnd w:id="26"/>
      <w:bookmarkEnd w:id="27"/>
      <w:bookmarkEnd w:id="28"/>
    </w:p>
    <w:p w:rsidRPr="002C58C1" w:rsidR="002C58C1" w:rsidP="002C58C1" w:rsidRDefault="002C58C1" w14:paraId="764D2C62" w14:textId="77777777"/>
    <w:p w:rsidRPr="00973303" w:rsidR="00756B73" w:rsidP="00080A04" w:rsidRDefault="00483ACA" w14:paraId="13993482" w14:textId="77777777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00973303">
        <w:rPr>
          <w:rFonts w:ascii="Times New Roman" w:hAnsi="Times New Roman" w:eastAsia="Times New Roman" w:cs="Times New Roman"/>
          <w:color w:val="000000"/>
          <w:sz w:val="24"/>
          <w:szCs w:val="24"/>
        </w:rPr>
        <w:t>Kesimpulan</w:t>
      </w:r>
    </w:p>
    <w:p w:rsidR="006C2113" w:rsidP="00080A04" w:rsidRDefault="00CF67E4" w14:paraId="141B97C1" w14:textId="7777777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Usaha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576BD5">
        <w:rPr>
          <w:rFonts w:ascii="Times New Roman" w:hAnsi="Times New Roman" w:eastAsia="Times New Roman" w:cs="Times New Roman"/>
          <w:color w:val="000000"/>
          <w:sz w:val="24"/>
          <w:szCs w:val="24"/>
        </w:rPr>
        <w:t>memiliki</w:t>
      </w:r>
      <w:proofErr w:type="spellEnd"/>
      <w:r w:rsidR="00576BD5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576BD5">
        <w:rPr>
          <w:rFonts w:ascii="Times New Roman" w:hAnsi="Times New Roman" w:eastAsia="Times New Roman" w:cs="Times New Roman"/>
          <w:color w:val="000000"/>
          <w:sz w:val="24"/>
          <w:szCs w:val="24"/>
        </w:rPr>
        <w:t>potensi</w:t>
      </w:r>
      <w:proofErr w:type="spellEnd"/>
      <w:r w:rsidR="00576BD5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4B7881">
        <w:rPr>
          <w:rFonts w:ascii="Times New Roman" w:hAnsi="Times New Roman" w:eastAsia="Times New Roman" w:cs="Times New Roman"/>
          <w:color w:val="000000"/>
          <w:sz w:val="24"/>
          <w:szCs w:val="24"/>
        </w:rPr>
        <w:t>dalam</w:t>
      </w:r>
      <w:proofErr w:type="spellEnd"/>
      <w:r w:rsidR="004B7881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4B7881">
        <w:rPr>
          <w:rFonts w:ascii="Times New Roman" w:hAnsi="Times New Roman" w:eastAsia="Times New Roman" w:cs="Times New Roman"/>
          <w:color w:val="000000"/>
          <w:sz w:val="24"/>
          <w:szCs w:val="24"/>
        </w:rPr>
        <w:t>pen</w:t>
      </w:r>
      <w:r w:rsidR="00D67DBA">
        <w:rPr>
          <w:rFonts w:ascii="Times New Roman" w:hAnsi="Times New Roman" w:eastAsia="Times New Roman" w:cs="Times New Roman"/>
          <w:color w:val="000000"/>
          <w:sz w:val="24"/>
          <w:szCs w:val="24"/>
        </w:rPr>
        <w:t>cegahan</w:t>
      </w:r>
      <w:proofErr w:type="spellEnd"/>
      <w:r w:rsidR="00D67DBA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 w:rsidR="00497853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overstock </w:t>
      </w:r>
      <w:proofErr w:type="spellStart"/>
      <w:r w:rsidR="00497853">
        <w:rPr>
          <w:rFonts w:ascii="Times New Roman" w:hAnsi="Times New Roman" w:eastAsia="Times New Roman" w:cs="Times New Roman"/>
          <w:color w:val="000000"/>
          <w:sz w:val="24"/>
          <w:szCs w:val="24"/>
        </w:rPr>
        <w:t>bahan</w:t>
      </w:r>
      <w:proofErr w:type="spellEnd"/>
      <w:r w:rsidR="00497853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497853">
        <w:rPr>
          <w:rFonts w:ascii="Times New Roman" w:hAnsi="Times New Roman" w:eastAsia="Times New Roman" w:cs="Times New Roman"/>
          <w:color w:val="000000"/>
          <w:sz w:val="24"/>
          <w:szCs w:val="24"/>
        </w:rPr>
        <w:t>baku</w:t>
      </w:r>
      <w:proofErr w:type="spellEnd"/>
      <w:r w:rsidR="00497853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yang</w:t>
      </w:r>
      <w:r w:rsidR="002F2E31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2F2E31">
        <w:rPr>
          <w:rFonts w:ascii="Times New Roman" w:hAnsi="Times New Roman" w:eastAsia="Times New Roman" w:cs="Times New Roman"/>
          <w:color w:val="000000"/>
          <w:sz w:val="24"/>
          <w:szCs w:val="24"/>
        </w:rPr>
        <w:t>memicu</w:t>
      </w:r>
      <w:proofErr w:type="spellEnd"/>
      <w:r w:rsidR="002F2E31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2F2E31">
        <w:rPr>
          <w:rFonts w:ascii="Times New Roman" w:hAnsi="Times New Roman" w:eastAsia="Times New Roman" w:cs="Times New Roman"/>
          <w:color w:val="000000"/>
          <w:sz w:val="24"/>
          <w:szCs w:val="24"/>
        </w:rPr>
        <w:t>pemborosan</w:t>
      </w:r>
      <w:proofErr w:type="spellEnd"/>
      <w:r w:rsidR="002F2E31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2F2E31">
        <w:rPr>
          <w:rFonts w:ascii="Times New Roman" w:hAnsi="Times New Roman" w:eastAsia="Times New Roman" w:cs="Times New Roman"/>
          <w:color w:val="000000"/>
          <w:sz w:val="24"/>
          <w:szCs w:val="24"/>
        </w:rPr>
        <w:t>makanan</w:t>
      </w:r>
      <w:proofErr w:type="spellEnd"/>
      <w:r w:rsidR="00D41990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dan </w:t>
      </w:r>
      <w:proofErr w:type="spellStart"/>
      <w:r w:rsidR="00D41990">
        <w:rPr>
          <w:rFonts w:ascii="Times New Roman" w:hAnsi="Times New Roman" w:eastAsia="Times New Roman" w:cs="Times New Roman"/>
          <w:color w:val="000000"/>
          <w:sz w:val="24"/>
          <w:szCs w:val="24"/>
        </w:rPr>
        <w:t>berujung</w:t>
      </w:r>
      <w:proofErr w:type="spellEnd"/>
      <w:r w:rsidR="00D41990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pada </w:t>
      </w:r>
      <w:proofErr w:type="spellStart"/>
      <w:r w:rsidR="00D41990">
        <w:rPr>
          <w:rFonts w:ascii="Times New Roman" w:hAnsi="Times New Roman" w:eastAsia="Times New Roman" w:cs="Times New Roman"/>
          <w:color w:val="000000"/>
          <w:sz w:val="24"/>
          <w:szCs w:val="24"/>
        </w:rPr>
        <w:t>pencemaran</w:t>
      </w:r>
      <w:proofErr w:type="spellEnd"/>
      <w:r w:rsidR="00D41990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D41990">
        <w:rPr>
          <w:rFonts w:ascii="Times New Roman" w:hAnsi="Times New Roman" w:eastAsia="Times New Roman" w:cs="Times New Roman"/>
          <w:color w:val="000000"/>
          <w:sz w:val="24"/>
          <w:szCs w:val="24"/>
        </w:rPr>
        <w:t>lingkungan</w:t>
      </w:r>
      <w:proofErr w:type="spellEnd"/>
      <w:r w:rsidR="00D41990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D41990">
        <w:rPr>
          <w:rFonts w:ascii="Times New Roman" w:hAnsi="Times New Roman" w:eastAsia="Times New Roman" w:cs="Times New Roman"/>
          <w:color w:val="000000"/>
          <w:sz w:val="24"/>
          <w:szCs w:val="24"/>
        </w:rPr>
        <w:t>akibat</w:t>
      </w:r>
      <w:proofErr w:type="spellEnd"/>
      <w:r w:rsidR="00D41990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D41990">
        <w:rPr>
          <w:rFonts w:ascii="Times New Roman" w:hAnsi="Times New Roman" w:eastAsia="Times New Roman" w:cs="Times New Roman"/>
          <w:color w:val="000000"/>
          <w:sz w:val="24"/>
          <w:szCs w:val="24"/>
        </w:rPr>
        <w:t>sampah</w:t>
      </w:r>
      <w:proofErr w:type="spellEnd"/>
      <w:r w:rsidR="00D41990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D41990">
        <w:rPr>
          <w:rFonts w:ascii="Times New Roman" w:hAnsi="Times New Roman" w:eastAsia="Times New Roman" w:cs="Times New Roman"/>
          <w:color w:val="000000"/>
          <w:sz w:val="24"/>
          <w:szCs w:val="24"/>
        </w:rPr>
        <w:t>makanan</w:t>
      </w:r>
      <w:proofErr w:type="spellEnd"/>
      <w:r w:rsidR="00D41990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yang </w:t>
      </w:r>
      <w:proofErr w:type="spellStart"/>
      <w:r w:rsidR="00D41990">
        <w:rPr>
          <w:rFonts w:ascii="Times New Roman" w:hAnsi="Times New Roman" w:eastAsia="Times New Roman" w:cs="Times New Roman"/>
          <w:color w:val="000000"/>
          <w:sz w:val="24"/>
          <w:szCs w:val="24"/>
        </w:rPr>
        <w:t>berlebihan</w:t>
      </w:r>
      <w:proofErr w:type="spellEnd"/>
      <w:r w:rsidR="003052C8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. </w:t>
      </w:r>
      <w:proofErr w:type="spellStart"/>
      <w:r w:rsidR="006810D1">
        <w:rPr>
          <w:rFonts w:ascii="Times New Roman" w:hAnsi="Times New Roman" w:eastAsia="Times New Roman" w:cs="Times New Roman"/>
          <w:color w:val="000000"/>
          <w:sz w:val="24"/>
          <w:szCs w:val="24"/>
        </w:rPr>
        <w:t>Dengan</w:t>
      </w:r>
      <w:proofErr w:type="spellEnd"/>
      <w:r w:rsidR="006810D1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6810D1">
        <w:rPr>
          <w:rFonts w:ascii="Times New Roman" w:hAnsi="Times New Roman" w:eastAsia="Times New Roman" w:cs="Times New Roman"/>
          <w:color w:val="000000"/>
          <w:sz w:val="24"/>
          <w:szCs w:val="24"/>
        </w:rPr>
        <w:t>membantu</w:t>
      </w:r>
      <w:proofErr w:type="spellEnd"/>
      <w:r w:rsidR="006810D1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6810D1">
        <w:rPr>
          <w:rFonts w:ascii="Times New Roman" w:hAnsi="Times New Roman" w:eastAsia="Times New Roman" w:cs="Times New Roman"/>
          <w:color w:val="000000"/>
          <w:sz w:val="24"/>
          <w:szCs w:val="24"/>
        </w:rPr>
        <w:t>masyarakat</w:t>
      </w:r>
      <w:proofErr w:type="spellEnd"/>
      <w:r w:rsidR="006810D1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6810D1">
        <w:rPr>
          <w:rFonts w:ascii="Times New Roman" w:hAnsi="Times New Roman" w:eastAsia="Times New Roman" w:cs="Times New Roman"/>
          <w:color w:val="000000"/>
          <w:sz w:val="24"/>
          <w:szCs w:val="24"/>
        </w:rPr>
        <w:t>mengelola</w:t>
      </w:r>
      <w:proofErr w:type="spellEnd"/>
      <w:r w:rsidR="006810D1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6810D1">
        <w:rPr>
          <w:rFonts w:ascii="Times New Roman" w:hAnsi="Times New Roman" w:eastAsia="Times New Roman" w:cs="Times New Roman"/>
          <w:color w:val="000000"/>
          <w:sz w:val="24"/>
          <w:szCs w:val="24"/>
        </w:rPr>
        <w:t>stok</w:t>
      </w:r>
      <w:proofErr w:type="spellEnd"/>
      <w:r w:rsidR="006810D1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6810D1">
        <w:rPr>
          <w:rFonts w:ascii="Times New Roman" w:hAnsi="Times New Roman" w:eastAsia="Times New Roman" w:cs="Times New Roman"/>
          <w:color w:val="000000"/>
          <w:sz w:val="24"/>
          <w:szCs w:val="24"/>
        </w:rPr>
        <w:t>makanan</w:t>
      </w:r>
      <w:proofErr w:type="spellEnd"/>
      <w:r w:rsidR="006810D1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6810D1">
        <w:rPr>
          <w:rFonts w:ascii="Times New Roman" w:hAnsi="Times New Roman" w:eastAsia="Times New Roman" w:cs="Times New Roman"/>
          <w:color w:val="000000"/>
          <w:sz w:val="24"/>
          <w:szCs w:val="24"/>
        </w:rPr>
        <w:t>secara</w:t>
      </w:r>
      <w:proofErr w:type="spellEnd"/>
      <w:r w:rsidR="006810D1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6810D1">
        <w:rPr>
          <w:rFonts w:ascii="Times New Roman" w:hAnsi="Times New Roman" w:eastAsia="Times New Roman" w:cs="Times New Roman"/>
          <w:color w:val="000000"/>
          <w:sz w:val="24"/>
          <w:szCs w:val="24"/>
        </w:rPr>
        <w:t>efisien</w:t>
      </w:r>
      <w:proofErr w:type="spellEnd"/>
      <w:r w:rsidR="00CB4340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proofErr w:type="spellStart"/>
      <w:r w:rsidR="00CB4340">
        <w:rPr>
          <w:rFonts w:ascii="Times New Roman" w:hAnsi="Times New Roman" w:eastAsia="Times New Roman" w:cs="Times New Roman"/>
          <w:color w:val="000000"/>
          <w:sz w:val="24"/>
          <w:szCs w:val="24"/>
        </w:rPr>
        <w:t>aplikasi</w:t>
      </w:r>
      <w:proofErr w:type="spellEnd"/>
      <w:r w:rsidR="00CB4340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CB4340">
        <w:rPr>
          <w:rFonts w:ascii="Times New Roman" w:hAnsi="Times New Roman" w:eastAsia="Times New Roman" w:cs="Times New Roman"/>
          <w:color w:val="000000"/>
          <w:sz w:val="24"/>
          <w:szCs w:val="24"/>
        </w:rPr>
        <w:t>ini</w:t>
      </w:r>
      <w:proofErr w:type="spellEnd"/>
      <w:r w:rsidR="00CB4340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CB4340">
        <w:rPr>
          <w:rFonts w:ascii="Times New Roman" w:hAnsi="Times New Roman" w:eastAsia="Times New Roman" w:cs="Times New Roman"/>
          <w:color w:val="000000"/>
          <w:sz w:val="24"/>
          <w:szCs w:val="24"/>
        </w:rPr>
        <w:t>tidak</w:t>
      </w:r>
      <w:proofErr w:type="spellEnd"/>
      <w:r w:rsidR="00CB4340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CB4340">
        <w:rPr>
          <w:rFonts w:ascii="Times New Roman" w:hAnsi="Times New Roman" w:eastAsia="Times New Roman" w:cs="Times New Roman"/>
          <w:color w:val="000000"/>
          <w:sz w:val="24"/>
          <w:szCs w:val="24"/>
        </w:rPr>
        <w:t>hanya</w:t>
      </w:r>
      <w:proofErr w:type="spellEnd"/>
      <w:r w:rsidR="00CB4340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CB4340">
        <w:rPr>
          <w:rFonts w:ascii="Times New Roman" w:hAnsi="Times New Roman" w:eastAsia="Times New Roman" w:cs="Times New Roman"/>
          <w:color w:val="000000"/>
          <w:sz w:val="24"/>
          <w:szCs w:val="24"/>
        </w:rPr>
        <w:t>mengurangi</w:t>
      </w:r>
      <w:proofErr w:type="spellEnd"/>
      <w:r w:rsidR="00CB4340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CB4340">
        <w:rPr>
          <w:rFonts w:ascii="Times New Roman" w:hAnsi="Times New Roman" w:eastAsia="Times New Roman" w:cs="Times New Roman"/>
          <w:color w:val="000000"/>
          <w:sz w:val="24"/>
          <w:szCs w:val="24"/>
        </w:rPr>
        <w:t>limbah</w:t>
      </w:r>
      <w:proofErr w:type="spellEnd"/>
      <w:r w:rsidR="00CB4340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CB4340">
        <w:rPr>
          <w:rFonts w:ascii="Times New Roman" w:hAnsi="Times New Roman" w:eastAsia="Times New Roman" w:cs="Times New Roman"/>
          <w:color w:val="000000"/>
          <w:sz w:val="24"/>
          <w:szCs w:val="24"/>
        </w:rPr>
        <w:t>makanan</w:t>
      </w:r>
      <w:proofErr w:type="spellEnd"/>
      <w:r w:rsidR="009A0647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9A0647">
        <w:rPr>
          <w:rFonts w:ascii="Times New Roman" w:hAnsi="Times New Roman" w:eastAsia="Times New Roman" w:cs="Times New Roman"/>
          <w:color w:val="000000"/>
          <w:sz w:val="24"/>
          <w:szCs w:val="24"/>
        </w:rPr>
        <w:t>tapi</w:t>
      </w:r>
      <w:proofErr w:type="spellEnd"/>
      <w:r w:rsidR="009A0647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juga </w:t>
      </w:r>
      <w:proofErr w:type="spellStart"/>
      <w:r w:rsidR="009A0647">
        <w:rPr>
          <w:rFonts w:ascii="Times New Roman" w:hAnsi="Times New Roman" w:eastAsia="Times New Roman" w:cs="Times New Roman"/>
          <w:color w:val="000000"/>
          <w:sz w:val="24"/>
          <w:szCs w:val="24"/>
        </w:rPr>
        <w:t>membantu</w:t>
      </w:r>
      <w:proofErr w:type="spellEnd"/>
      <w:r w:rsidR="009A0647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9A0647">
        <w:rPr>
          <w:rFonts w:ascii="Times New Roman" w:hAnsi="Times New Roman" w:eastAsia="Times New Roman" w:cs="Times New Roman"/>
          <w:color w:val="000000"/>
          <w:sz w:val="24"/>
          <w:szCs w:val="24"/>
        </w:rPr>
        <w:t>menghemat</w:t>
      </w:r>
      <w:proofErr w:type="spellEnd"/>
      <w:r w:rsidR="009A0647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F0370D">
        <w:rPr>
          <w:rFonts w:ascii="Times New Roman" w:hAnsi="Times New Roman" w:eastAsia="Times New Roman" w:cs="Times New Roman"/>
          <w:color w:val="000000"/>
          <w:sz w:val="24"/>
          <w:szCs w:val="24"/>
        </w:rPr>
        <w:t>pengeluaran</w:t>
      </w:r>
      <w:proofErr w:type="spellEnd"/>
      <w:r w:rsidR="00F0370D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F0370D">
        <w:rPr>
          <w:rFonts w:ascii="Times New Roman" w:hAnsi="Times New Roman" w:eastAsia="Times New Roman" w:cs="Times New Roman"/>
          <w:color w:val="000000"/>
          <w:sz w:val="24"/>
          <w:szCs w:val="24"/>
        </w:rPr>
        <w:t>masyarakat</w:t>
      </w:r>
      <w:proofErr w:type="spellEnd"/>
      <w:r w:rsidR="00F0370D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F0370D">
        <w:rPr>
          <w:rFonts w:ascii="Times New Roman" w:hAnsi="Times New Roman" w:eastAsia="Times New Roman" w:cs="Times New Roman"/>
          <w:color w:val="000000"/>
          <w:sz w:val="24"/>
          <w:szCs w:val="24"/>
        </w:rPr>
        <w:t>sehari-hari</w:t>
      </w:r>
      <w:proofErr w:type="spellEnd"/>
      <w:r w:rsidR="006C2113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. </w:t>
      </w:r>
    </w:p>
    <w:p w:rsidRPr="00973303" w:rsidR="00242432" w:rsidP="00080A04" w:rsidRDefault="00F85727" w14:paraId="5A8D0DA8" w14:textId="018E1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Selain </w:t>
      </w:r>
      <w:proofErr w:type="spellStart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itu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proofErr w:type="spellStart"/>
      <w:r w:rsidR="002332AD">
        <w:rPr>
          <w:rFonts w:ascii="Times New Roman" w:hAnsi="Times New Roman" w:eastAsia="Times New Roman" w:cs="Times New Roman"/>
          <w:color w:val="000000"/>
          <w:sz w:val="24"/>
          <w:szCs w:val="24"/>
        </w:rPr>
        <w:t>adanya</w:t>
      </w:r>
      <w:proofErr w:type="spellEnd"/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173D0B">
        <w:rPr>
          <w:rFonts w:ascii="Times New Roman" w:hAnsi="Times New Roman" w:eastAsia="Times New Roman" w:cs="Times New Roman"/>
          <w:color w:val="000000"/>
          <w:sz w:val="24"/>
          <w:szCs w:val="24"/>
        </w:rPr>
        <w:t>hubungan</w:t>
      </w:r>
      <w:proofErr w:type="spellEnd"/>
      <w:r w:rsidR="00173D0B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173D0B">
        <w:rPr>
          <w:rFonts w:ascii="Times New Roman" w:hAnsi="Times New Roman" w:eastAsia="Times New Roman" w:cs="Times New Roman"/>
          <w:color w:val="000000"/>
          <w:sz w:val="24"/>
          <w:szCs w:val="24"/>
        </w:rPr>
        <w:t>kerjasama</w:t>
      </w:r>
      <w:proofErr w:type="spellEnd"/>
      <w:r w:rsidR="00173D0B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173D0B">
        <w:rPr>
          <w:rFonts w:ascii="Times New Roman" w:hAnsi="Times New Roman" w:eastAsia="Times New Roman" w:cs="Times New Roman"/>
          <w:color w:val="000000"/>
          <w:sz w:val="24"/>
          <w:szCs w:val="24"/>
        </w:rPr>
        <w:t>dengan</w:t>
      </w:r>
      <w:proofErr w:type="spellEnd"/>
      <w:r w:rsidR="00173D0B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supermarket juga </w:t>
      </w:r>
      <w:proofErr w:type="spellStart"/>
      <w:r w:rsidR="00173D0B">
        <w:rPr>
          <w:rFonts w:ascii="Times New Roman" w:hAnsi="Times New Roman" w:eastAsia="Times New Roman" w:cs="Times New Roman"/>
          <w:color w:val="000000"/>
          <w:sz w:val="24"/>
          <w:szCs w:val="24"/>
        </w:rPr>
        <w:t>memb</w:t>
      </w:r>
      <w:r w:rsidR="00FA1EEB">
        <w:rPr>
          <w:rFonts w:ascii="Times New Roman" w:hAnsi="Times New Roman" w:eastAsia="Times New Roman" w:cs="Times New Roman"/>
          <w:color w:val="000000"/>
          <w:sz w:val="24"/>
          <w:szCs w:val="24"/>
        </w:rPr>
        <w:t>erikan</w:t>
      </w:r>
      <w:proofErr w:type="spellEnd"/>
      <w:r w:rsidR="00FA1EEB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FA1EEB">
        <w:rPr>
          <w:rFonts w:ascii="Times New Roman" w:hAnsi="Times New Roman" w:eastAsia="Times New Roman" w:cs="Times New Roman"/>
          <w:color w:val="000000"/>
          <w:sz w:val="24"/>
          <w:szCs w:val="24"/>
        </w:rPr>
        <w:t>peluang</w:t>
      </w:r>
      <w:proofErr w:type="spellEnd"/>
      <w:r w:rsidR="00FA1EEB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750B84">
        <w:rPr>
          <w:rFonts w:ascii="Times New Roman" w:hAnsi="Times New Roman" w:eastAsia="Times New Roman" w:cs="Times New Roman"/>
          <w:color w:val="000000"/>
          <w:sz w:val="24"/>
          <w:szCs w:val="24"/>
        </w:rPr>
        <w:t>untuk</w:t>
      </w:r>
      <w:proofErr w:type="spellEnd"/>
      <w:r w:rsidR="003052C8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750B84">
        <w:rPr>
          <w:rFonts w:ascii="Times New Roman" w:hAnsi="Times New Roman" w:eastAsia="Times New Roman" w:cs="Times New Roman"/>
          <w:color w:val="000000"/>
          <w:sz w:val="24"/>
          <w:szCs w:val="24"/>
        </w:rPr>
        <w:t>m</w:t>
      </w:r>
      <w:r w:rsidR="004841E1">
        <w:rPr>
          <w:rFonts w:ascii="Times New Roman" w:hAnsi="Times New Roman" w:eastAsia="Times New Roman" w:cs="Times New Roman"/>
          <w:color w:val="000000"/>
          <w:sz w:val="24"/>
          <w:szCs w:val="24"/>
        </w:rPr>
        <w:t>eningkat</w:t>
      </w:r>
      <w:r w:rsidR="00750B84">
        <w:rPr>
          <w:rFonts w:ascii="Times New Roman" w:hAnsi="Times New Roman" w:eastAsia="Times New Roman" w:cs="Times New Roman"/>
          <w:color w:val="000000"/>
          <w:sz w:val="24"/>
          <w:szCs w:val="24"/>
        </w:rPr>
        <w:t>kan</w:t>
      </w:r>
      <w:proofErr w:type="spellEnd"/>
      <w:r w:rsidR="004841E1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4841E1">
        <w:rPr>
          <w:rFonts w:ascii="Times New Roman" w:hAnsi="Times New Roman" w:eastAsia="Times New Roman" w:cs="Times New Roman"/>
          <w:color w:val="000000"/>
          <w:sz w:val="24"/>
          <w:szCs w:val="24"/>
        </w:rPr>
        <w:t>pendapatan</w:t>
      </w:r>
      <w:proofErr w:type="spellEnd"/>
      <w:r w:rsidR="00775924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775924">
        <w:rPr>
          <w:rFonts w:ascii="Times New Roman" w:hAnsi="Times New Roman" w:eastAsia="Times New Roman" w:cs="Times New Roman"/>
          <w:color w:val="000000"/>
          <w:sz w:val="24"/>
          <w:szCs w:val="24"/>
        </w:rPr>
        <w:t>melalui</w:t>
      </w:r>
      <w:proofErr w:type="spellEnd"/>
      <w:r w:rsidR="00775924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EF7C4A">
        <w:rPr>
          <w:rFonts w:ascii="Times New Roman" w:hAnsi="Times New Roman" w:eastAsia="Times New Roman" w:cs="Times New Roman"/>
          <w:color w:val="000000"/>
          <w:sz w:val="24"/>
          <w:szCs w:val="24"/>
        </w:rPr>
        <w:t>monetisasi</w:t>
      </w:r>
      <w:proofErr w:type="spellEnd"/>
      <w:r w:rsidR="00EF7C4A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EF7C4A">
        <w:rPr>
          <w:rFonts w:ascii="Times New Roman" w:hAnsi="Times New Roman" w:eastAsia="Times New Roman" w:cs="Times New Roman"/>
          <w:color w:val="000000"/>
          <w:sz w:val="24"/>
          <w:szCs w:val="24"/>
        </w:rPr>
        <w:t>aplikasi</w:t>
      </w:r>
      <w:proofErr w:type="spellEnd"/>
      <w:r w:rsidR="00457893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. Hal </w:t>
      </w:r>
      <w:proofErr w:type="spellStart"/>
      <w:r w:rsidR="00457893">
        <w:rPr>
          <w:rFonts w:ascii="Times New Roman" w:hAnsi="Times New Roman" w:eastAsia="Times New Roman" w:cs="Times New Roman"/>
          <w:color w:val="000000"/>
          <w:sz w:val="24"/>
          <w:szCs w:val="24"/>
        </w:rPr>
        <w:t>ini</w:t>
      </w:r>
      <w:proofErr w:type="spellEnd"/>
      <w:r w:rsidR="00457893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sangat </w:t>
      </w:r>
      <w:proofErr w:type="spellStart"/>
      <w:r w:rsidR="00457893">
        <w:rPr>
          <w:rFonts w:ascii="Times New Roman" w:hAnsi="Times New Roman" w:eastAsia="Times New Roman" w:cs="Times New Roman"/>
          <w:color w:val="000000"/>
          <w:sz w:val="24"/>
          <w:szCs w:val="24"/>
        </w:rPr>
        <w:t>relevan</w:t>
      </w:r>
      <w:proofErr w:type="spellEnd"/>
      <w:r w:rsidR="00457893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3E29B7">
        <w:rPr>
          <w:rFonts w:ascii="Times New Roman" w:hAnsi="Times New Roman" w:eastAsia="Times New Roman" w:cs="Times New Roman"/>
          <w:color w:val="000000"/>
          <w:sz w:val="24"/>
          <w:szCs w:val="24"/>
        </w:rPr>
        <w:t>dengan</w:t>
      </w:r>
      <w:proofErr w:type="spellEnd"/>
      <w:r w:rsidR="003E29B7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3E29B7">
        <w:rPr>
          <w:rFonts w:ascii="Times New Roman" w:hAnsi="Times New Roman" w:eastAsia="Times New Roman" w:cs="Times New Roman"/>
          <w:color w:val="000000"/>
          <w:sz w:val="24"/>
          <w:szCs w:val="24"/>
        </w:rPr>
        <w:t>perkembangan</w:t>
      </w:r>
      <w:proofErr w:type="spellEnd"/>
      <w:r w:rsidR="003E29B7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 w:rsidR="004F5225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zaman </w:t>
      </w:r>
      <w:proofErr w:type="spellStart"/>
      <w:r w:rsidR="004F5225">
        <w:rPr>
          <w:rFonts w:ascii="Times New Roman" w:hAnsi="Times New Roman" w:eastAsia="Times New Roman" w:cs="Times New Roman"/>
          <w:color w:val="000000"/>
          <w:sz w:val="24"/>
          <w:szCs w:val="24"/>
        </w:rPr>
        <w:t>saat</w:t>
      </w:r>
      <w:proofErr w:type="spellEnd"/>
      <w:r w:rsidR="004F5225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4F5225">
        <w:rPr>
          <w:rFonts w:ascii="Times New Roman" w:hAnsi="Times New Roman" w:eastAsia="Times New Roman" w:cs="Times New Roman"/>
          <w:color w:val="000000"/>
          <w:sz w:val="24"/>
          <w:szCs w:val="24"/>
        </w:rPr>
        <w:t>ini</w:t>
      </w:r>
      <w:proofErr w:type="spellEnd"/>
      <w:r w:rsidR="005E2FFC">
        <w:rPr>
          <w:rFonts w:ascii="Times New Roman" w:hAnsi="Times New Roman" w:eastAsia="Times New Roman" w:cs="Times New Roman"/>
          <w:color w:val="000000"/>
          <w:sz w:val="24"/>
          <w:szCs w:val="24"/>
        </w:rPr>
        <w:t>,</w:t>
      </w:r>
      <w:r w:rsidR="00D36B81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D36B81">
        <w:rPr>
          <w:rFonts w:ascii="Times New Roman" w:hAnsi="Times New Roman" w:eastAsia="Times New Roman" w:cs="Times New Roman"/>
          <w:color w:val="000000"/>
          <w:sz w:val="24"/>
          <w:szCs w:val="24"/>
        </w:rPr>
        <w:t>karena</w:t>
      </w:r>
      <w:proofErr w:type="spellEnd"/>
      <w:r w:rsidR="00D36B81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e-commerce </w:t>
      </w:r>
      <w:proofErr w:type="spellStart"/>
      <w:r w:rsidR="00D36B81">
        <w:rPr>
          <w:rFonts w:ascii="Times New Roman" w:hAnsi="Times New Roman" w:eastAsia="Times New Roman" w:cs="Times New Roman"/>
          <w:color w:val="000000"/>
          <w:sz w:val="24"/>
          <w:szCs w:val="24"/>
        </w:rPr>
        <w:t>telah</w:t>
      </w:r>
      <w:proofErr w:type="spellEnd"/>
      <w:r w:rsidR="00D36B81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D36B81">
        <w:rPr>
          <w:rFonts w:ascii="Times New Roman" w:hAnsi="Times New Roman" w:eastAsia="Times New Roman" w:cs="Times New Roman"/>
          <w:color w:val="000000"/>
          <w:sz w:val="24"/>
          <w:szCs w:val="24"/>
        </w:rPr>
        <w:t>men</w:t>
      </w:r>
      <w:r w:rsidR="00D925CA">
        <w:rPr>
          <w:rFonts w:ascii="Times New Roman" w:hAnsi="Times New Roman" w:eastAsia="Times New Roman" w:cs="Times New Roman"/>
          <w:color w:val="000000"/>
          <w:sz w:val="24"/>
          <w:szCs w:val="24"/>
        </w:rPr>
        <w:t>jadi</w:t>
      </w:r>
      <w:proofErr w:type="spellEnd"/>
      <w:r w:rsidR="00D36B81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D36B81">
        <w:rPr>
          <w:rFonts w:ascii="Times New Roman" w:hAnsi="Times New Roman" w:eastAsia="Times New Roman" w:cs="Times New Roman"/>
          <w:color w:val="000000"/>
          <w:sz w:val="24"/>
          <w:szCs w:val="24"/>
        </w:rPr>
        <w:t>b</w:t>
      </w:r>
      <w:r w:rsidR="00D925CA">
        <w:rPr>
          <w:rFonts w:ascii="Times New Roman" w:hAnsi="Times New Roman" w:eastAsia="Times New Roman" w:cs="Times New Roman"/>
          <w:color w:val="000000"/>
          <w:sz w:val="24"/>
          <w:szCs w:val="24"/>
        </w:rPr>
        <w:t>a</w:t>
      </w:r>
      <w:r w:rsidR="00D36B81">
        <w:rPr>
          <w:rFonts w:ascii="Times New Roman" w:hAnsi="Times New Roman" w:eastAsia="Times New Roman" w:cs="Times New Roman"/>
          <w:color w:val="000000"/>
          <w:sz w:val="24"/>
          <w:szCs w:val="24"/>
        </w:rPr>
        <w:t>g</w:t>
      </w:r>
      <w:r w:rsidR="00D925CA">
        <w:rPr>
          <w:rFonts w:ascii="Times New Roman" w:hAnsi="Times New Roman" w:eastAsia="Times New Roman" w:cs="Times New Roman"/>
          <w:color w:val="000000"/>
          <w:sz w:val="24"/>
          <w:szCs w:val="24"/>
        </w:rPr>
        <w:t>ia</w:t>
      </w:r>
      <w:r w:rsidR="00D36B81">
        <w:rPr>
          <w:rFonts w:ascii="Times New Roman" w:hAnsi="Times New Roman" w:eastAsia="Times New Roman" w:cs="Times New Roman"/>
          <w:color w:val="000000"/>
          <w:sz w:val="24"/>
          <w:szCs w:val="24"/>
        </w:rPr>
        <w:t>n</w:t>
      </w:r>
      <w:proofErr w:type="spellEnd"/>
      <w:r w:rsidR="00D36B81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D36B81">
        <w:rPr>
          <w:rFonts w:ascii="Times New Roman" w:hAnsi="Times New Roman" w:eastAsia="Times New Roman" w:cs="Times New Roman"/>
          <w:color w:val="000000"/>
          <w:sz w:val="24"/>
          <w:szCs w:val="24"/>
        </w:rPr>
        <w:t>dari</w:t>
      </w:r>
      <w:proofErr w:type="spellEnd"/>
      <w:r w:rsidR="00D36B81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D36B81">
        <w:rPr>
          <w:rFonts w:ascii="Times New Roman" w:hAnsi="Times New Roman" w:eastAsia="Times New Roman" w:cs="Times New Roman"/>
          <w:color w:val="000000"/>
          <w:sz w:val="24"/>
          <w:szCs w:val="24"/>
        </w:rPr>
        <w:t>kehidupan</w:t>
      </w:r>
      <w:proofErr w:type="spellEnd"/>
      <w:r w:rsidR="00D36B81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D36B81">
        <w:rPr>
          <w:rFonts w:ascii="Times New Roman" w:hAnsi="Times New Roman" w:eastAsia="Times New Roman" w:cs="Times New Roman"/>
          <w:color w:val="000000"/>
          <w:sz w:val="24"/>
          <w:szCs w:val="24"/>
        </w:rPr>
        <w:t>masyrakat</w:t>
      </w:r>
      <w:proofErr w:type="spellEnd"/>
      <w:r w:rsidR="00D925CA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D925CA">
        <w:rPr>
          <w:rFonts w:ascii="Times New Roman" w:hAnsi="Times New Roman" w:eastAsia="Times New Roman" w:cs="Times New Roman"/>
          <w:color w:val="000000"/>
          <w:sz w:val="24"/>
          <w:szCs w:val="24"/>
        </w:rPr>
        <w:t>sehari-hari</w:t>
      </w:r>
      <w:proofErr w:type="spellEnd"/>
      <w:r w:rsidR="00F26B82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. </w:t>
      </w:r>
      <w:proofErr w:type="spellStart"/>
      <w:r w:rsidR="00AB5D64">
        <w:rPr>
          <w:rFonts w:ascii="Times New Roman" w:hAnsi="Times New Roman" w:eastAsia="Times New Roman" w:cs="Times New Roman"/>
          <w:color w:val="000000"/>
          <w:sz w:val="24"/>
          <w:szCs w:val="24"/>
        </w:rPr>
        <w:t>Dikarenakan</w:t>
      </w:r>
      <w:proofErr w:type="spellEnd"/>
      <w:r w:rsidR="00AB5D64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AB5D64">
        <w:rPr>
          <w:rFonts w:ascii="Times New Roman" w:hAnsi="Times New Roman" w:eastAsia="Times New Roman" w:cs="Times New Roman"/>
          <w:color w:val="000000"/>
          <w:sz w:val="24"/>
          <w:szCs w:val="24"/>
        </w:rPr>
        <w:t>makanan</w:t>
      </w:r>
      <w:proofErr w:type="spellEnd"/>
      <w:r w:rsidR="00AB5D64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AB5D64">
        <w:rPr>
          <w:rFonts w:ascii="Times New Roman" w:hAnsi="Times New Roman" w:eastAsia="Times New Roman" w:cs="Times New Roman"/>
          <w:color w:val="000000"/>
          <w:sz w:val="24"/>
          <w:szCs w:val="24"/>
        </w:rPr>
        <w:t>merupakan</w:t>
      </w:r>
      <w:proofErr w:type="spellEnd"/>
      <w:r w:rsidR="00AB5D64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AB5D64">
        <w:rPr>
          <w:rFonts w:ascii="Times New Roman" w:hAnsi="Times New Roman" w:eastAsia="Times New Roman" w:cs="Times New Roman"/>
          <w:color w:val="000000"/>
          <w:sz w:val="24"/>
          <w:szCs w:val="24"/>
        </w:rPr>
        <w:t>kebut</w:t>
      </w:r>
      <w:r w:rsidR="00F33104">
        <w:rPr>
          <w:rFonts w:ascii="Times New Roman" w:hAnsi="Times New Roman" w:eastAsia="Times New Roman" w:cs="Times New Roman"/>
          <w:color w:val="000000"/>
          <w:sz w:val="24"/>
          <w:szCs w:val="24"/>
        </w:rPr>
        <w:t>uhan</w:t>
      </w:r>
      <w:proofErr w:type="spellEnd"/>
      <w:r w:rsidR="00F33104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primer yang </w:t>
      </w:r>
      <w:proofErr w:type="spellStart"/>
      <w:r w:rsidR="00F33104">
        <w:rPr>
          <w:rFonts w:ascii="Times New Roman" w:hAnsi="Times New Roman" w:eastAsia="Times New Roman" w:cs="Times New Roman"/>
          <w:color w:val="000000"/>
          <w:sz w:val="24"/>
          <w:szCs w:val="24"/>
        </w:rPr>
        <w:t>pasti</w:t>
      </w:r>
      <w:proofErr w:type="spellEnd"/>
      <w:r w:rsidR="00F33104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F33104">
        <w:rPr>
          <w:rFonts w:ascii="Times New Roman" w:hAnsi="Times New Roman" w:eastAsia="Times New Roman" w:cs="Times New Roman"/>
          <w:color w:val="000000"/>
          <w:sz w:val="24"/>
          <w:szCs w:val="24"/>
        </w:rPr>
        <w:t>terus</w:t>
      </w:r>
      <w:proofErr w:type="spellEnd"/>
      <w:r w:rsidR="00F33104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F33104">
        <w:rPr>
          <w:rFonts w:ascii="Times New Roman" w:hAnsi="Times New Roman" w:eastAsia="Times New Roman" w:cs="Times New Roman"/>
          <w:color w:val="000000"/>
          <w:sz w:val="24"/>
          <w:szCs w:val="24"/>
        </w:rPr>
        <w:t>dibuthkan</w:t>
      </w:r>
      <w:proofErr w:type="spellEnd"/>
      <w:r w:rsidR="00F33104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F33104">
        <w:rPr>
          <w:rFonts w:ascii="Times New Roman" w:hAnsi="Times New Roman" w:eastAsia="Times New Roman" w:cs="Times New Roman"/>
          <w:color w:val="000000"/>
          <w:sz w:val="24"/>
          <w:szCs w:val="24"/>
        </w:rPr>
        <w:t>masyarakat</w:t>
      </w:r>
      <w:proofErr w:type="spellEnd"/>
      <w:r w:rsidR="002B111C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proofErr w:type="spellStart"/>
      <w:r w:rsidR="002B111C">
        <w:rPr>
          <w:rFonts w:ascii="Times New Roman" w:hAnsi="Times New Roman" w:eastAsia="Times New Roman" w:cs="Times New Roman"/>
          <w:color w:val="000000"/>
          <w:sz w:val="24"/>
          <w:szCs w:val="24"/>
        </w:rPr>
        <w:t>aplikasi</w:t>
      </w:r>
      <w:proofErr w:type="spellEnd"/>
      <w:r w:rsidR="002B111C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2B111C">
        <w:rPr>
          <w:rFonts w:ascii="Times New Roman" w:hAnsi="Times New Roman" w:eastAsia="Times New Roman" w:cs="Times New Roman"/>
          <w:color w:val="000000"/>
          <w:sz w:val="24"/>
          <w:szCs w:val="24"/>
        </w:rPr>
        <w:t>ini</w:t>
      </w:r>
      <w:proofErr w:type="spellEnd"/>
      <w:r w:rsidR="002B111C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4C5238">
        <w:rPr>
          <w:rFonts w:ascii="Times New Roman" w:hAnsi="Times New Roman" w:eastAsia="Times New Roman" w:cs="Times New Roman"/>
          <w:color w:val="000000"/>
          <w:sz w:val="24"/>
          <w:szCs w:val="24"/>
        </w:rPr>
        <w:t>dapat</w:t>
      </w:r>
      <w:proofErr w:type="spellEnd"/>
      <w:r w:rsidR="004C5238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4C5238">
        <w:rPr>
          <w:rFonts w:ascii="Times New Roman" w:hAnsi="Times New Roman" w:eastAsia="Times New Roman" w:cs="Times New Roman"/>
          <w:color w:val="000000"/>
          <w:sz w:val="24"/>
          <w:szCs w:val="24"/>
        </w:rPr>
        <w:t>berperan</w:t>
      </w:r>
      <w:proofErr w:type="spellEnd"/>
      <w:r w:rsidR="004C5238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4C5238">
        <w:rPr>
          <w:rFonts w:ascii="Times New Roman" w:hAnsi="Times New Roman" w:eastAsia="Times New Roman" w:cs="Times New Roman"/>
          <w:color w:val="000000"/>
          <w:sz w:val="24"/>
          <w:szCs w:val="24"/>
        </w:rPr>
        <w:t>s</w:t>
      </w:r>
      <w:r w:rsidR="006D5662">
        <w:rPr>
          <w:rFonts w:ascii="Times New Roman" w:hAnsi="Times New Roman" w:eastAsia="Times New Roman" w:cs="Times New Roman"/>
          <w:color w:val="000000"/>
          <w:sz w:val="24"/>
          <w:szCs w:val="24"/>
        </w:rPr>
        <w:t>ebagai</w:t>
      </w:r>
      <w:proofErr w:type="spellEnd"/>
      <w:r w:rsidR="006D5662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6D5662">
        <w:rPr>
          <w:rFonts w:ascii="Times New Roman" w:hAnsi="Times New Roman" w:eastAsia="Times New Roman" w:cs="Times New Roman"/>
          <w:color w:val="000000"/>
          <w:sz w:val="24"/>
          <w:szCs w:val="24"/>
        </w:rPr>
        <w:t>bantuan</w:t>
      </w:r>
      <w:proofErr w:type="spellEnd"/>
      <w:r w:rsidR="006F6284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6F6284">
        <w:rPr>
          <w:rFonts w:ascii="Times New Roman" w:hAnsi="Times New Roman" w:eastAsia="Times New Roman" w:cs="Times New Roman"/>
          <w:color w:val="000000"/>
          <w:sz w:val="24"/>
          <w:szCs w:val="24"/>
        </w:rPr>
        <w:t>untuk</w:t>
      </w:r>
      <w:proofErr w:type="spellEnd"/>
      <w:r w:rsidR="006F6284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6F6284">
        <w:rPr>
          <w:rFonts w:ascii="Times New Roman" w:hAnsi="Times New Roman" w:eastAsia="Times New Roman" w:cs="Times New Roman"/>
          <w:color w:val="000000"/>
          <w:sz w:val="24"/>
          <w:szCs w:val="24"/>
        </w:rPr>
        <w:t>menge</w:t>
      </w:r>
      <w:r w:rsidR="00CE515B">
        <w:rPr>
          <w:rFonts w:ascii="Times New Roman" w:hAnsi="Times New Roman" w:eastAsia="Times New Roman" w:cs="Times New Roman"/>
          <w:color w:val="000000"/>
          <w:sz w:val="24"/>
          <w:szCs w:val="24"/>
        </w:rPr>
        <w:t>lola</w:t>
      </w:r>
      <w:proofErr w:type="spellEnd"/>
      <w:r w:rsidR="00CE515B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CE515B">
        <w:rPr>
          <w:rFonts w:ascii="Times New Roman" w:hAnsi="Times New Roman" w:eastAsia="Times New Roman" w:cs="Times New Roman"/>
          <w:color w:val="000000"/>
          <w:sz w:val="24"/>
          <w:szCs w:val="24"/>
        </w:rPr>
        <w:t>kebuthan</w:t>
      </w:r>
      <w:proofErr w:type="spellEnd"/>
      <w:r w:rsidR="00CE515B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CE515B">
        <w:rPr>
          <w:rFonts w:ascii="Times New Roman" w:hAnsi="Times New Roman" w:eastAsia="Times New Roman" w:cs="Times New Roman"/>
          <w:color w:val="000000"/>
          <w:sz w:val="24"/>
          <w:szCs w:val="24"/>
        </w:rPr>
        <w:t>stok</w:t>
      </w:r>
      <w:proofErr w:type="spellEnd"/>
      <w:r w:rsidR="00CE515B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CE515B">
        <w:rPr>
          <w:rFonts w:ascii="Times New Roman" w:hAnsi="Times New Roman" w:eastAsia="Times New Roman" w:cs="Times New Roman"/>
          <w:color w:val="000000"/>
          <w:sz w:val="24"/>
          <w:szCs w:val="24"/>
        </w:rPr>
        <w:t>makanan</w:t>
      </w:r>
      <w:proofErr w:type="spellEnd"/>
      <w:r w:rsidR="00CE515B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CE515B">
        <w:rPr>
          <w:rFonts w:ascii="Times New Roman" w:hAnsi="Times New Roman" w:eastAsia="Times New Roman" w:cs="Times New Roman"/>
          <w:color w:val="000000"/>
          <w:sz w:val="24"/>
          <w:szCs w:val="24"/>
        </w:rPr>
        <w:t>masyarakat</w:t>
      </w:r>
      <w:proofErr w:type="spellEnd"/>
      <w:r w:rsidR="00CE515B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CE515B">
        <w:rPr>
          <w:rFonts w:ascii="Times New Roman" w:hAnsi="Times New Roman" w:eastAsia="Times New Roman" w:cs="Times New Roman"/>
          <w:color w:val="000000"/>
          <w:sz w:val="24"/>
          <w:szCs w:val="24"/>
        </w:rPr>
        <w:t>sehari-harinya</w:t>
      </w:r>
      <w:proofErr w:type="spellEnd"/>
      <w:r w:rsidR="00CE515B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. </w:t>
      </w:r>
      <w:r w:rsidR="00F26B82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Oleh </w:t>
      </w:r>
      <w:proofErr w:type="spellStart"/>
      <w:r w:rsidR="00F26B82">
        <w:rPr>
          <w:rFonts w:ascii="Times New Roman" w:hAnsi="Times New Roman" w:eastAsia="Times New Roman" w:cs="Times New Roman"/>
          <w:color w:val="000000"/>
          <w:sz w:val="24"/>
          <w:szCs w:val="24"/>
        </w:rPr>
        <w:t>karena</w:t>
      </w:r>
      <w:proofErr w:type="spellEnd"/>
      <w:r w:rsidR="00F26B82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F26B82">
        <w:rPr>
          <w:rFonts w:ascii="Times New Roman" w:hAnsi="Times New Roman" w:eastAsia="Times New Roman" w:cs="Times New Roman"/>
          <w:color w:val="000000"/>
          <w:sz w:val="24"/>
          <w:szCs w:val="24"/>
        </w:rPr>
        <w:t>itu</w:t>
      </w:r>
      <w:proofErr w:type="spellEnd"/>
      <w:r w:rsidR="00F26B82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proofErr w:type="spellStart"/>
      <w:r w:rsidR="00F26B82">
        <w:rPr>
          <w:rFonts w:ascii="Times New Roman" w:hAnsi="Times New Roman" w:eastAsia="Times New Roman" w:cs="Times New Roman"/>
          <w:color w:val="000000"/>
          <w:sz w:val="24"/>
          <w:szCs w:val="24"/>
        </w:rPr>
        <w:t>usaha</w:t>
      </w:r>
      <w:proofErr w:type="spellEnd"/>
      <w:r w:rsidR="00F26B82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F26B82">
        <w:rPr>
          <w:rFonts w:ascii="Times New Roman" w:hAnsi="Times New Roman" w:eastAsia="Times New Roman" w:cs="Times New Roman"/>
          <w:color w:val="000000"/>
          <w:sz w:val="24"/>
          <w:szCs w:val="24"/>
        </w:rPr>
        <w:t>ini</w:t>
      </w:r>
      <w:proofErr w:type="spellEnd"/>
      <w:r w:rsidR="00F26B82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F26B82">
        <w:rPr>
          <w:rFonts w:ascii="Times New Roman" w:hAnsi="Times New Roman" w:eastAsia="Times New Roman" w:cs="Times New Roman"/>
          <w:color w:val="000000"/>
          <w:sz w:val="24"/>
          <w:szCs w:val="24"/>
        </w:rPr>
        <w:t>layak</w:t>
      </w:r>
      <w:proofErr w:type="spellEnd"/>
      <w:r w:rsidR="00F26B82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F26B82">
        <w:rPr>
          <w:rFonts w:ascii="Times New Roman" w:hAnsi="Times New Roman" w:eastAsia="Times New Roman" w:cs="Times New Roman"/>
          <w:color w:val="000000"/>
          <w:sz w:val="24"/>
          <w:szCs w:val="24"/>
        </w:rPr>
        <w:t>didukung</w:t>
      </w:r>
      <w:proofErr w:type="spellEnd"/>
      <w:r w:rsidR="00F26B82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 w:rsidR="00AD1CD7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dan </w:t>
      </w:r>
      <w:proofErr w:type="spellStart"/>
      <w:r w:rsidR="00AD1CD7">
        <w:rPr>
          <w:rFonts w:ascii="Times New Roman" w:hAnsi="Times New Roman" w:eastAsia="Times New Roman" w:cs="Times New Roman"/>
          <w:color w:val="000000"/>
          <w:sz w:val="24"/>
          <w:szCs w:val="24"/>
        </w:rPr>
        <w:t>dikembangkan</w:t>
      </w:r>
      <w:proofErr w:type="spellEnd"/>
      <w:r w:rsidR="00AD1CD7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A4073D">
        <w:rPr>
          <w:rFonts w:ascii="Times New Roman" w:hAnsi="Times New Roman" w:eastAsia="Times New Roman" w:cs="Times New Roman"/>
          <w:color w:val="000000"/>
          <w:sz w:val="24"/>
          <w:szCs w:val="24"/>
        </w:rPr>
        <w:t>karena</w:t>
      </w:r>
      <w:proofErr w:type="spellEnd"/>
      <w:r w:rsidR="00A4073D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AD1CD7">
        <w:rPr>
          <w:rFonts w:ascii="Times New Roman" w:hAnsi="Times New Roman" w:eastAsia="Times New Roman" w:cs="Times New Roman"/>
          <w:color w:val="000000"/>
          <w:sz w:val="24"/>
          <w:szCs w:val="24"/>
        </w:rPr>
        <w:t>memiliki</w:t>
      </w:r>
      <w:proofErr w:type="spellEnd"/>
      <w:r w:rsidR="00AD1CD7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A4073D">
        <w:rPr>
          <w:rFonts w:ascii="Times New Roman" w:hAnsi="Times New Roman" w:eastAsia="Times New Roman" w:cs="Times New Roman"/>
          <w:color w:val="000000"/>
          <w:sz w:val="24"/>
          <w:szCs w:val="24"/>
        </w:rPr>
        <w:t>potensi</w:t>
      </w:r>
      <w:proofErr w:type="spellEnd"/>
      <w:r w:rsidR="00A4073D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 w:rsidR="00AD1CD7">
        <w:rPr>
          <w:rFonts w:ascii="Times New Roman" w:hAnsi="Times New Roman" w:eastAsia="Times New Roman" w:cs="Times New Roman"/>
          <w:color w:val="000000"/>
          <w:sz w:val="24"/>
          <w:szCs w:val="24"/>
        </w:rPr>
        <w:t>pasar</w:t>
      </w:r>
      <w:r w:rsidR="00A4073D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yang </w:t>
      </w:r>
      <w:proofErr w:type="spellStart"/>
      <w:r w:rsidR="00A4073D">
        <w:rPr>
          <w:rFonts w:ascii="Times New Roman" w:hAnsi="Times New Roman" w:eastAsia="Times New Roman" w:cs="Times New Roman"/>
          <w:color w:val="000000"/>
          <w:sz w:val="24"/>
          <w:szCs w:val="24"/>
        </w:rPr>
        <w:t>luas</w:t>
      </w:r>
      <w:proofErr w:type="spellEnd"/>
      <w:r w:rsidR="00A4073D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 w:rsidR="00AD1CD7"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dan </w:t>
      </w:r>
      <w:proofErr w:type="spellStart"/>
      <w:r w:rsidR="00AD1CD7">
        <w:rPr>
          <w:rFonts w:ascii="Times New Roman" w:hAnsi="Times New Roman" w:eastAsia="Times New Roman" w:cs="Times New Roman"/>
          <w:color w:val="000000"/>
          <w:sz w:val="24"/>
          <w:szCs w:val="24"/>
        </w:rPr>
        <w:t>menjanjikan</w:t>
      </w:r>
      <w:proofErr w:type="spellEnd"/>
      <w:r w:rsidR="00AD1CD7">
        <w:rPr>
          <w:rFonts w:ascii="Times New Roman" w:hAnsi="Times New Roman" w:eastAsia="Times New Roman" w:cs="Times New Roman"/>
          <w:color w:val="000000"/>
          <w:sz w:val="24"/>
          <w:szCs w:val="24"/>
        </w:rPr>
        <w:t>.</w:t>
      </w:r>
    </w:p>
    <w:p w:rsidR="00242432" w:rsidP="00376262" w:rsidRDefault="00242432" w14:paraId="706CC03F" w14:textId="7777777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B13C3B" w:rsidP="00080A04" w:rsidRDefault="00B13C3B" w14:paraId="79A24478" w14:textId="77777777">
      <w:pPr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64725159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br w:type="page"/>
      </w:r>
    </w:p>
    <w:p w:rsidR="00756B73" w:rsidP="001F6137" w:rsidRDefault="00483ACA" w14:paraId="047C1B53" w14:textId="77777777">
      <w:pPr>
        <w:pStyle w:val="Heading1"/>
      </w:pPr>
      <w:bookmarkStart w:name="_Toc193527283" w:id="29"/>
      <w:bookmarkStart w:name="_Toc193659415" w:id="30"/>
      <w:bookmarkStart w:name="_Toc193660332" w:id="31"/>
      <w:r>
        <w:t>DAFTAR PUSTAKA</w:t>
      </w:r>
      <w:bookmarkEnd w:id="29"/>
      <w:bookmarkEnd w:id="30"/>
      <w:bookmarkEnd w:id="31"/>
    </w:p>
    <w:p w:rsidRPr="002858C3" w:rsidR="007142F7" w:rsidP="00080A04" w:rsidRDefault="007142F7" w14:paraId="0465328F" w14:textId="77777777">
      <w:pPr>
        <w:spacing w:before="162" w:line="360" w:lineRule="auto"/>
        <w:ind w:left="720" w:right="931" w:hanging="360"/>
        <w:jc w:val="both"/>
        <w:rPr>
          <w:rFonts w:ascii="Times New Roman" w:hAnsi="Times New Roman" w:cs="Times New Roman"/>
          <w:color w:val="000000" w:themeColor="text1"/>
          <w:spacing w:val="-2"/>
        </w:rPr>
      </w:pPr>
      <w:r w:rsidRPr="002858C3">
        <w:rPr>
          <w:rFonts w:ascii="Times New Roman" w:hAnsi="Times New Roman" w:cs="Times New Roman"/>
          <w:i/>
          <w:iCs/>
          <w:color w:val="000000" w:themeColor="text1"/>
          <w:spacing w:val="-2"/>
        </w:rPr>
        <w:t>Goal 2 | Department of Economic and Social Affairs</w:t>
      </w:r>
      <w:r w:rsidRPr="002858C3">
        <w:rPr>
          <w:rFonts w:ascii="Times New Roman" w:hAnsi="Times New Roman" w:cs="Times New Roman"/>
          <w:color w:val="000000" w:themeColor="text1"/>
          <w:spacing w:val="-2"/>
        </w:rPr>
        <w:t xml:space="preserve">. (n.d.). </w:t>
      </w:r>
      <w:hyperlink w:history="1" w:anchor="progress_and_info" r:id="rId34">
        <w:r w:rsidRPr="002858C3">
          <w:rPr>
            <w:rStyle w:val="Hyperlink"/>
            <w:rFonts w:ascii="Times New Roman" w:hAnsi="Times New Roman" w:cs="Times New Roman"/>
            <w:spacing w:val="-2"/>
          </w:rPr>
          <w:t>https://sdgs.un.org/goals/goal2#progress_and_info</w:t>
        </w:r>
      </w:hyperlink>
      <w:r w:rsidRPr="002858C3">
        <w:rPr>
          <w:rFonts w:ascii="Times New Roman" w:hAnsi="Times New Roman" w:cs="Times New Roman"/>
          <w:color w:val="000000" w:themeColor="text1"/>
          <w:spacing w:val="-2"/>
        </w:rPr>
        <w:t xml:space="preserve"> </w:t>
      </w:r>
    </w:p>
    <w:p w:rsidRPr="00817A67" w:rsidR="007142F7" w:rsidP="00080A04" w:rsidRDefault="007142F7" w14:paraId="39515A43" w14:textId="77777777">
      <w:pPr>
        <w:spacing w:before="162" w:line="360" w:lineRule="auto"/>
        <w:ind w:left="720" w:right="931" w:hanging="360"/>
        <w:jc w:val="both"/>
        <w:rPr>
          <w:rFonts w:ascii="Times New Roman" w:hAnsi="Times New Roman" w:cs="Times New Roman"/>
          <w:color w:val="000000" w:themeColor="text1"/>
        </w:rPr>
      </w:pPr>
      <w:r w:rsidRPr="002858C3">
        <w:rPr>
          <w:rFonts w:ascii="Times New Roman" w:hAnsi="Times New Roman" w:cs="Times New Roman"/>
          <w:i/>
          <w:iCs/>
          <w:color w:val="000000" w:themeColor="text1"/>
        </w:rPr>
        <w:t xml:space="preserve">SIPSN - </w:t>
      </w:r>
      <w:proofErr w:type="spellStart"/>
      <w:r w:rsidRPr="002858C3">
        <w:rPr>
          <w:rFonts w:ascii="Times New Roman" w:hAnsi="Times New Roman" w:cs="Times New Roman"/>
          <w:i/>
          <w:iCs/>
          <w:color w:val="000000" w:themeColor="text1"/>
        </w:rPr>
        <w:t>Sistem</w:t>
      </w:r>
      <w:proofErr w:type="spellEnd"/>
      <w:r w:rsidRPr="002858C3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2858C3">
        <w:rPr>
          <w:rFonts w:ascii="Times New Roman" w:hAnsi="Times New Roman" w:cs="Times New Roman"/>
          <w:i/>
          <w:iCs/>
          <w:color w:val="000000" w:themeColor="text1"/>
        </w:rPr>
        <w:t>Informasi</w:t>
      </w:r>
      <w:proofErr w:type="spellEnd"/>
      <w:r w:rsidRPr="002858C3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2858C3">
        <w:rPr>
          <w:rFonts w:ascii="Times New Roman" w:hAnsi="Times New Roman" w:cs="Times New Roman"/>
          <w:i/>
          <w:iCs/>
          <w:color w:val="000000" w:themeColor="text1"/>
        </w:rPr>
        <w:t>Pengelolaan</w:t>
      </w:r>
      <w:proofErr w:type="spellEnd"/>
      <w:r w:rsidRPr="002858C3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2858C3">
        <w:rPr>
          <w:rFonts w:ascii="Times New Roman" w:hAnsi="Times New Roman" w:cs="Times New Roman"/>
          <w:i/>
          <w:iCs/>
          <w:color w:val="000000" w:themeColor="text1"/>
        </w:rPr>
        <w:t>Sampah</w:t>
      </w:r>
      <w:proofErr w:type="spellEnd"/>
      <w:r w:rsidRPr="002858C3">
        <w:rPr>
          <w:rFonts w:ascii="Times New Roman" w:hAnsi="Times New Roman" w:cs="Times New Roman"/>
          <w:i/>
          <w:iCs/>
          <w:color w:val="000000" w:themeColor="text1"/>
        </w:rPr>
        <w:t xml:space="preserve"> Nasional</w:t>
      </w:r>
      <w:r w:rsidRPr="002858C3">
        <w:rPr>
          <w:rFonts w:ascii="Times New Roman" w:hAnsi="Times New Roman" w:cs="Times New Roman"/>
          <w:color w:val="000000" w:themeColor="text1"/>
        </w:rPr>
        <w:t xml:space="preserve">. (n.d.). </w:t>
      </w:r>
      <w:hyperlink r:id="rId35">
        <w:r w:rsidRPr="76A1EE0D">
          <w:rPr>
            <w:rStyle w:val="Hyperlink"/>
            <w:rFonts w:ascii="Times New Roman" w:hAnsi="Times New Roman" w:cs="Times New Roman"/>
          </w:rPr>
          <w:t>https://sipsn.menlhk.go.id/sipsn/public/data/komposisi</w:t>
        </w:r>
      </w:hyperlink>
      <w:r w:rsidRPr="76A1EE0D">
        <w:rPr>
          <w:rFonts w:ascii="Times New Roman" w:hAnsi="Times New Roman" w:cs="Times New Roman"/>
          <w:color w:val="000000" w:themeColor="text1"/>
        </w:rPr>
        <w:t xml:space="preserve"> </w:t>
      </w:r>
    </w:p>
    <w:p w:rsidRPr="00D010BD" w:rsidR="002E541F" w:rsidP="00D010BD" w:rsidRDefault="00D010BD" w14:paraId="2DA196F6" w14:textId="08F8DB48">
      <w:pPr>
        <w:spacing w:before="162" w:line="360" w:lineRule="auto"/>
        <w:ind w:left="720" w:right="931" w:hanging="360"/>
        <w:jc w:val="both"/>
        <w:rPr>
          <w:rFonts w:ascii="Times New Roman" w:hAnsi="Times New Roman" w:cs="Times New Roman"/>
          <w:color w:val="000000" w:themeColor="text1"/>
        </w:rPr>
      </w:pPr>
      <w:r w:rsidRPr="003A671C">
        <w:rPr>
          <w:rFonts w:ascii="Times New Roman" w:hAnsi="Times New Roman" w:cs="Times New Roman"/>
          <w:color w:val="000000" w:themeColor="text1"/>
        </w:rPr>
        <w:t xml:space="preserve">Badan Pangan Nasional. (n.d.). </w:t>
      </w:r>
      <w:r w:rsidRPr="00D010BD">
        <w:rPr>
          <w:rFonts w:ascii="Times New Roman" w:hAnsi="Times New Roman" w:cs="Times New Roman"/>
          <w:i/>
          <w:color w:val="000000" w:themeColor="text1"/>
        </w:rPr>
        <w:t xml:space="preserve">9 </w:t>
      </w:r>
      <w:proofErr w:type="spellStart"/>
      <w:r w:rsidR="001D0651">
        <w:rPr>
          <w:rFonts w:ascii="Times New Roman" w:hAnsi="Times New Roman" w:cs="Times New Roman"/>
          <w:i/>
          <w:color w:val="000000" w:themeColor="text1"/>
        </w:rPr>
        <w:t>O</w:t>
      </w:r>
      <w:r w:rsidRPr="00D010BD">
        <w:rPr>
          <w:rFonts w:ascii="Times New Roman" w:hAnsi="Times New Roman" w:cs="Times New Roman"/>
          <w:i/>
          <w:color w:val="000000" w:themeColor="text1"/>
        </w:rPr>
        <w:t>rganisasi</w:t>
      </w:r>
      <w:proofErr w:type="spellEnd"/>
      <w:r w:rsidRPr="00D010BD">
        <w:rPr>
          <w:rFonts w:ascii="Times New Roman" w:hAnsi="Times New Roman" w:cs="Times New Roman"/>
          <w:i/>
          <w:color w:val="000000" w:themeColor="text1"/>
        </w:rPr>
        <w:t xml:space="preserve"> </w:t>
      </w:r>
      <w:proofErr w:type="spellStart"/>
      <w:r w:rsidRPr="00D010BD">
        <w:rPr>
          <w:rFonts w:ascii="Times New Roman" w:hAnsi="Times New Roman" w:cs="Times New Roman"/>
          <w:i/>
          <w:color w:val="000000" w:themeColor="text1"/>
        </w:rPr>
        <w:t>sepakat</w:t>
      </w:r>
      <w:proofErr w:type="spellEnd"/>
      <w:r w:rsidRPr="00D010BD">
        <w:rPr>
          <w:rFonts w:ascii="Times New Roman" w:hAnsi="Times New Roman" w:cs="Times New Roman"/>
          <w:i/>
          <w:color w:val="000000" w:themeColor="text1"/>
        </w:rPr>
        <w:t xml:space="preserve"> </w:t>
      </w:r>
      <w:proofErr w:type="spellStart"/>
      <w:r w:rsidRPr="00D010BD">
        <w:rPr>
          <w:rFonts w:ascii="Times New Roman" w:hAnsi="Times New Roman" w:cs="Times New Roman"/>
          <w:i/>
          <w:color w:val="000000" w:themeColor="text1"/>
        </w:rPr>
        <w:t>gabung</w:t>
      </w:r>
      <w:proofErr w:type="spellEnd"/>
      <w:r w:rsidRPr="00D010BD">
        <w:rPr>
          <w:rFonts w:ascii="Times New Roman" w:hAnsi="Times New Roman" w:cs="Times New Roman"/>
          <w:i/>
          <w:color w:val="000000" w:themeColor="text1"/>
        </w:rPr>
        <w:t xml:space="preserve"> </w:t>
      </w:r>
      <w:proofErr w:type="spellStart"/>
      <w:r w:rsidRPr="00D010BD">
        <w:rPr>
          <w:rFonts w:ascii="Times New Roman" w:hAnsi="Times New Roman" w:cs="Times New Roman"/>
          <w:i/>
          <w:color w:val="000000" w:themeColor="text1"/>
        </w:rPr>
        <w:t>bersama</w:t>
      </w:r>
      <w:proofErr w:type="spellEnd"/>
      <w:r w:rsidRPr="00D010BD">
        <w:rPr>
          <w:rFonts w:ascii="Times New Roman" w:hAnsi="Times New Roman" w:cs="Times New Roman"/>
          <w:i/>
          <w:color w:val="000000" w:themeColor="text1"/>
        </w:rPr>
        <w:t xml:space="preserve"> Badan Pangan Nasional </w:t>
      </w:r>
      <w:proofErr w:type="spellStart"/>
      <w:r w:rsidRPr="00D010BD">
        <w:rPr>
          <w:rFonts w:ascii="Times New Roman" w:hAnsi="Times New Roman" w:cs="Times New Roman"/>
          <w:i/>
          <w:color w:val="000000" w:themeColor="text1"/>
        </w:rPr>
        <w:t>kurangi</w:t>
      </w:r>
      <w:proofErr w:type="spellEnd"/>
      <w:r w:rsidRPr="00D010BD">
        <w:rPr>
          <w:rFonts w:ascii="Times New Roman" w:hAnsi="Times New Roman" w:cs="Times New Roman"/>
          <w:i/>
          <w:color w:val="000000" w:themeColor="text1"/>
        </w:rPr>
        <w:t xml:space="preserve"> food waste </w:t>
      </w:r>
      <w:r w:rsidRPr="00D010BD">
        <w:rPr>
          <w:rFonts w:ascii="Times New Roman" w:hAnsi="Times New Roman" w:cs="Times New Roman"/>
          <w:i/>
          <w:iCs/>
          <w:color w:val="000000" w:themeColor="text1"/>
        </w:rPr>
        <w:t>di</w:t>
      </w:r>
      <w:r w:rsidR="002E541F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r w:rsidRPr="00D010BD">
        <w:rPr>
          <w:rFonts w:ascii="Times New Roman" w:hAnsi="Times New Roman" w:cs="Times New Roman"/>
          <w:i/>
          <w:iCs/>
          <w:color w:val="000000" w:themeColor="text1"/>
        </w:rPr>
        <w:t>Indonesia</w:t>
      </w:r>
      <w:r w:rsidRPr="003A671C">
        <w:rPr>
          <w:rFonts w:ascii="Times New Roman" w:hAnsi="Times New Roman" w:cs="Times New Roman"/>
          <w:color w:val="000000" w:themeColor="text1"/>
        </w:rPr>
        <w:t xml:space="preserve">. </w:t>
      </w:r>
      <w:hyperlink w:tgtFrame="_new" w:history="1" r:id="rId36">
        <w:r w:rsidRPr="003A671C" w:rsidR="003A671C">
          <w:rPr>
            <w:rStyle w:val="Hyperlink"/>
            <w:rFonts w:ascii="Times New Roman" w:hAnsi="Times New Roman" w:cs="Times New Roman"/>
          </w:rPr>
          <w:t>https://badanpangan.go.id/blog/post/9-organisasi-sepakat-gabung-bersama-badan-pangan-nasional-kurangi-food-waste-di-indonesia</w:t>
        </w:r>
      </w:hyperlink>
    </w:p>
    <w:p w:rsidR="00842B79" w:rsidP="00D010BD" w:rsidRDefault="00842B79" w14:paraId="09F57280" w14:textId="63D0E492">
      <w:pPr>
        <w:spacing w:before="162" w:line="360" w:lineRule="auto"/>
        <w:ind w:left="720" w:right="931" w:hanging="360"/>
        <w:jc w:val="both"/>
        <w:rPr>
          <w:rFonts w:ascii="Times New Roman" w:hAnsi="Times New Roman" w:cs="Times New Roman"/>
          <w:color w:val="000000" w:themeColor="text1"/>
        </w:rPr>
      </w:pPr>
      <w:r w:rsidRPr="00842B79">
        <w:rPr>
          <w:rFonts w:ascii="Times New Roman" w:hAnsi="Times New Roman" w:cs="Times New Roman"/>
          <w:color w:val="000000" w:themeColor="text1"/>
        </w:rPr>
        <w:t xml:space="preserve">Radio Republik Indonesia. (n.d.). </w:t>
      </w:r>
      <w:r w:rsidRPr="00842B79">
        <w:rPr>
          <w:rFonts w:ascii="Times New Roman" w:hAnsi="Times New Roman" w:cs="Times New Roman"/>
          <w:i/>
          <w:iCs/>
          <w:color w:val="000000" w:themeColor="text1"/>
        </w:rPr>
        <w:t xml:space="preserve">Frugal living, </w:t>
      </w:r>
      <w:proofErr w:type="spellStart"/>
      <w:r w:rsidRPr="00842B79">
        <w:rPr>
          <w:rFonts w:ascii="Times New Roman" w:hAnsi="Times New Roman" w:cs="Times New Roman"/>
          <w:i/>
          <w:iCs/>
          <w:color w:val="000000" w:themeColor="text1"/>
        </w:rPr>
        <w:t>tren</w:t>
      </w:r>
      <w:proofErr w:type="spellEnd"/>
      <w:r w:rsidRPr="00842B7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842B79">
        <w:rPr>
          <w:rFonts w:ascii="Times New Roman" w:hAnsi="Times New Roman" w:cs="Times New Roman"/>
          <w:i/>
          <w:iCs/>
          <w:color w:val="000000" w:themeColor="text1"/>
        </w:rPr>
        <w:t>baru</w:t>
      </w:r>
      <w:proofErr w:type="spellEnd"/>
      <w:r w:rsidRPr="00842B7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842B79">
        <w:rPr>
          <w:rFonts w:ascii="Times New Roman" w:hAnsi="Times New Roman" w:cs="Times New Roman"/>
          <w:i/>
          <w:iCs/>
          <w:color w:val="000000" w:themeColor="text1"/>
        </w:rPr>
        <w:t>menginspirasi</w:t>
      </w:r>
      <w:proofErr w:type="spellEnd"/>
      <w:r w:rsidRPr="00842B7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842B79">
        <w:rPr>
          <w:rFonts w:ascii="Times New Roman" w:hAnsi="Times New Roman" w:cs="Times New Roman"/>
          <w:i/>
          <w:iCs/>
          <w:color w:val="000000" w:themeColor="text1"/>
        </w:rPr>
        <w:t>gaya</w:t>
      </w:r>
      <w:proofErr w:type="spellEnd"/>
      <w:r w:rsidRPr="00842B7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842B79">
        <w:rPr>
          <w:rFonts w:ascii="Times New Roman" w:hAnsi="Times New Roman" w:cs="Times New Roman"/>
          <w:i/>
          <w:iCs/>
          <w:color w:val="000000" w:themeColor="text1"/>
        </w:rPr>
        <w:t>hidup</w:t>
      </w:r>
      <w:proofErr w:type="spellEnd"/>
      <w:r w:rsidRPr="00842B7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00842B79">
        <w:rPr>
          <w:rFonts w:ascii="Times New Roman" w:hAnsi="Times New Roman" w:cs="Times New Roman"/>
          <w:i/>
          <w:iCs/>
          <w:color w:val="000000" w:themeColor="text1"/>
        </w:rPr>
        <w:t>hemat</w:t>
      </w:r>
      <w:proofErr w:type="spellEnd"/>
      <w:r w:rsidRPr="00842B79">
        <w:rPr>
          <w:rFonts w:ascii="Times New Roman" w:hAnsi="Times New Roman" w:cs="Times New Roman"/>
          <w:color w:val="000000" w:themeColor="text1"/>
        </w:rPr>
        <w:t xml:space="preserve">. </w:t>
      </w:r>
      <w:hyperlink w:tgtFrame="_new" w:history="1" r:id="rId37">
        <w:r w:rsidRPr="00842B79">
          <w:rPr>
            <w:rStyle w:val="Hyperlink"/>
            <w:rFonts w:ascii="Times New Roman" w:hAnsi="Times New Roman" w:cs="Times New Roman"/>
          </w:rPr>
          <w:t>https://www.rri.co.id/lain-lain/949186/frugal-living-tren-baru-menginspirasi-gaya-hidup-hemat</w:t>
        </w:r>
      </w:hyperlink>
    </w:p>
    <w:p w:rsidR="00F86F50" w:rsidP="00D010BD" w:rsidRDefault="00F86F50" w14:paraId="7E7FD37E" w14:textId="1EBBB97B">
      <w:pPr>
        <w:spacing w:before="162" w:line="360" w:lineRule="auto"/>
        <w:ind w:left="720" w:right="931" w:hanging="360"/>
        <w:jc w:val="both"/>
        <w:rPr>
          <w:rFonts w:ascii="Times New Roman" w:hAnsi="Times New Roman" w:cs="Times New Roman"/>
          <w:i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Kementrian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Perdagangan</w:t>
      </w:r>
      <w:r w:rsidR="002E4C6F">
        <w:rPr>
          <w:rFonts w:ascii="Times New Roman" w:hAnsi="Times New Roman" w:cs="Times New Roman"/>
          <w:color w:val="000000" w:themeColor="text1"/>
        </w:rPr>
        <w:t xml:space="preserve"> Republik Indonesia</w:t>
      </w:r>
      <w:r w:rsidR="00581C5D">
        <w:rPr>
          <w:rFonts w:ascii="Times New Roman" w:hAnsi="Times New Roman" w:cs="Times New Roman"/>
          <w:color w:val="000000" w:themeColor="text1"/>
        </w:rPr>
        <w:t>. (2023)</w:t>
      </w:r>
      <w:r w:rsidR="00E50E8A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A07B6E" w:rsidR="00A07B6E">
        <w:rPr>
          <w:rFonts w:ascii="Times New Roman" w:hAnsi="Times New Roman" w:cs="Times New Roman"/>
          <w:i/>
          <w:iCs/>
          <w:color w:val="000000" w:themeColor="text1"/>
        </w:rPr>
        <w:t>Perdagangan</w:t>
      </w:r>
      <w:proofErr w:type="spellEnd"/>
      <w:r w:rsidRPr="00A07B6E" w:rsidR="00A07B6E">
        <w:rPr>
          <w:rFonts w:ascii="Times New Roman" w:hAnsi="Times New Roman" w:cs="Times New Roman"/>
          <w:i/>
          <w:iCs/>
          <w:color w:val="000000" w:themeColor="text1"/>
        </w:rPr>
        <w:t xml:space="preserve"> digital (e-commerce) </w:t>
      </w:r>
      <w:r w:rsidR="00A07B6E">
        <w:rPr>
          <w:rFonts w:ascii="Times New Roman" w:hAnsi="Times New Roman" w:cs="Times New Roman"/>
          <w:i/>
          <w:iCs/>
          <w:color w:val="000000" w:themeColor="text1"/>
        </w:rPr>
        <w:t>I</w:t>
      </w:r>
      <w:r w:rsidRPr="00A07B6E" w:rsidR="00A07B6E">
        <w:rPr>
          <w:rFonts w:ascii="Times New Roman" w:hAnsi="Times New Roman" w:cs="Times New Roman"/>
          <w:i/>
          <w:iCs/>
          <w:color w:val="000000" w:themeColor="text1"/>
        </w:rPr>
        <w:t xml:space="preserve">ndonesia </w:t>
      </w:r>
      <w:proofErr w:type="spellStart"/>
      <w:r w:rsidRPr="00A07B6E" w:rsidR="00A07B6E">
        <w:rPr>
          <w:rFonts w:ascii="Times New Roman" w:hAnsi="Times New Roman" w:cs="Times New Roman"/>
          <w:i/>
          <w:iCs/>
          <w:color w:val="000000" w:themeColor="text1"/>
        </w:rPr>
        <w:t>periode</w:t>
      </w:r>
      <w:proofErr w:type="spellEnd"/>
      <w:r w:rsidRPr="00A07B6E" w:rsidR="00A07B6E">
        <w:rPr>
          <w:rFonts w:ascii="Times New Roman" w:hAnsi="Times New Roman" w:cs="Times New Roman"/>
          <w:i/>
          <w:iCs/>
          <w:color w:val="000000" w:themeColor="text1"/>
        </w:rPr>
        <w:t xml:space="preserve"> 2023</w:t>
      </w:r>
      <w:r w:rsidR="00A07B6E">
        <w:rPr>
          <w:rFonts w:ascii="Times New Roman" w:hAnsi="Times New Roman" w:cs="Times New Roman"/>
          <w:i/>
          <w:iCs/>
          <w:color w:val="000000" w:themeColor="text1"/>
        </w:rPr>
        <w:t xml:space="preserve">. </w:t>
      </w:r>
      <w:hyperlink w:history="1" r:id="rId38">
        <w:r w:rsidRPr="009A5B9C" w:rsidR="00384118">
          <w:rPr>
            <w:rStyle w:val="Hyperlink"/>
            <w:rFonts w:ascii="Times New Roman" w:hAnsi="Times New Roman" w:cs="Times New Roman"/>
          </w:rPr>
          <w:t>https://satudata.kemendag.go.id/ringkasan/produk/perdagangan-digital-e-commerce-indonesia-periode-2023</w:t>
        </w:r>
      </w:hyperlink>
      <w:r w:rsidR="00A07B6E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</w:p>
    <w:p w:rsidR="00D70F26" w:rsidP="00D70F26" w:rsidRDefault="00D70F26" w14:paraId="4B1F2477" w14:textId="77777777">
      <w:pPr>
        <w:spacing w:before="162" w:line="360" w:lineRule="auto"/>
        <w:ind w:left="720" w:right="931" w:hanging="360"/>
        <w:rPr>
          <w:rFonts w:ascii="Times New Roman" w:hAnsi="Times New Roman" w:cs="Times New Roman"/>
          <w:i/>
          <w:iCs/>
          <w:color w:val="000000" w:themeColor="text1"/>
        </w:rPr>
      </w:pPr>
    </w:p>
    <w:p w:rsidRPr="00A07B6E" w:rsidR="00D70F26" w:rsidP="00D010BD" w:rsidRDefault="00D70F26" w14:paraId="40C9C6A3" w14:textId="77777777">
      <w:pPr>
        <w:spacing w:before="162" w:line="360" w:lineRule="auto"/>
        <w:ind w:left="720" w:right="931" w:hanging="360"/>
        <w:jc w:val="both"/>
        <w:rPr>
          <w:rFonts w:ascii="Times New Roman" w:hAnsi="Times New Roman" w:cs="Times New Roman"/>
          <w:color w:val="000000" w:themeColor="text1"/>
        </w:rPr>
      </w:pPr>
    </w:p>
    <w:p w:rsidRPr="00D010BD" w:rsidR="0017019E" w:rsidP="00D010BD" w:rsidRDefault="0017019E" w14:paraId="17844B09" w14:textId="77777777">
      <w:pPr>
        <w:spacing w:before="162" w:line="360" w:lineRule="auto"/>
        <w:ind w:left="720" w:right="931" w:hanging="360"/>
        <w:jc w:val="both"/>
        <w:rPr>
          <w:rFonts w:ascii="Times New Roman" w:hAnsi="Times New Roman" w:cs="Times New Roman"/>
          <w:color w:val="000000" w:themeColor="text1"/>
        </w:rPr>
      </w:pPr>
    </w:p>
    <w:p w:rsidRPr="00817A67" w:rsidR="00D010BD" w:rsidP="00080A04" w:rsidRDefault="00D010BD" w14:paraId="132D4D5D" w14:textId="77777777">
      <w:pPr>
        <w:spacing w:before="162" w:line="360" w:lineRule="auto"/>
        <w:ind w:left="720" w:right="931" w:hanging="360"/>
        <w:jc w:val="both"/>
        <w:rPr>
          <w:rFonts w:ascii="Times New Roman" w:hAnsi="Times New Roman" w:cs="Times New Roman"/>
          <w:color w:val="000000" w:themeColor="text1"/>
        </w:rPr>
      </w:pPr>
    </w:p>
    <w:p w:rsidR="00756B73" w:rsidP="00080A04" w:rsidRDefault="00756B73" w14:paraId="120CC748" w14:textId="77777777">
      <w:pPr>
        <w:spacing w:line="360" w:lineRule="auto"/>
        <w:ind w:left="2160" w:firstLine="720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</w:p>
    <w:sectPr w:rsidR="00756B73" w:rsidSect="00685FCE">
      <w:footerReference w:type="default" r:id="rId39"/>
      <w:pgSz w:w="12240" w:h="15840" w:orient="portrait"/>
      <w:pgMar w:top="1701" w:right="1701" w:bottom="1701" w:left="2268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5048F" w:rsidP="00513BA9" w:rsidRDefault="00B5048F" w14:paraId="7CCD1B0C" w14:textId="77777777">
      <w:pPr>
        <w:spacing w:after="0" w:line="240" w:lineRule="auto"/>
      </w:pPr>
      <w:r>
        <w:separator/>
      </w:r>
    </w:p>
  </w:endnote>
  <w:endnote w:type="continuationSeparator" w:id="0">
    <w:p w:rsidR="00B5048F" w:rsidP="00513BA9" w:rsidRDefault="00B5048F" w14:paraId="2E62507A" w14:textId="77777777">
      <w:pPr>
        <w:spacing w:after="0" w:line="240" w:lineRule="auto"/>
      </w:pPr>
      <w:r>
        <w:continuationSeparator/>
      </w:r>
    </w:p>
  </w:endnote>
  <w:endnote w:type="continuationNotice" w:id="1">
    <w:p w:rsidR="00B5048F" w:rsidRDefault="00B5048F" w14:paraId="445BC451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D017E107-3094-4DD7-9A9C-C344CF606D0F}" r:id="rId1"/>
    <w:embedBold w:fontKey="{C7F20FC5-088F-456A-A625-54C2F5578837}" r:id="rId2"/>
    <w:embedItalic w:fontKey="{6D3CEB7E-850B-48BF-AC72-336006F41EF1}" r:id="rId3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1C642070-C8EA-44C2-A7E0-B248039BD74D}" r:id="rId4"/>
    <w:embedItalic w:fontKey="{B9A29F4D-3132-4DD0-B6F5-4EB9E34A0715}" r:id="rId5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D1E2588F-AAFC-465B-BFCC-9B6F3954A2C5}" r:id="rId6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78497340"/>
      <w:docPartObj>
        <w:docPartGallery w:val="Page Numbers (Bottom of Page)"/>
        <w:docPartUnique/>
      </w:docPartObj>
    </w:sdtPr>
    <w:sdtContent>
      <w:p w:rsidR="00EB0F83" w:rsidRDefault="00EB0F83" w14:paraId="767B23E7" w14:textId="716725FD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  <w:p w:rsidR="006A2179" w:rsidRDefault="006A2179" w14:paraId="4468D60E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B0F83" w:rsidRDefault="00000000" w14:paraId="1125CAFB" w14:textId="245B1316">
    <w:pPr>
      <w:pStyle w:val="Footer"/>
      <w:jc w:val="center"/>
    </w:pPr>
    <w:sdt>
      <w:sdtPr>
        <w:id w:val="809376599"/>
        <w:docPartObj>
          <w:docPartGallery w:val="Page Numbers (Bottom of Page)"/>
          <w:docPartUnique/>
        </w:docPartObj>
      </w:sdtPr>
      <w:sdtContent>
        <w:r w:rsidR="002E7631">
          <w:t>ii</w:t>
        </w:r>
      </w:sdtContent>
    </w:sdt>
  </w:p>
  <w:p w:rsidR="006A2179" w:rsidRDefault="006A2179" w14:paraId="71E8A984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2E7631" w:rsidR="00B5696E" w:rsidRDefault="002E7631" w14:paraId="039BE078" w14:textId="77777777">
    <w:pPr>
      <w:pStyle w:val="Footer"/>
      <w:rPr>
        <w:lang w:val="en-GB"/>
      </w:rPr>
    </w:pPr>
    <w:r>
      <w:rPr>
        <w:lang w:val="en-GB"/>
      </w:rPr>
      <w:t>ii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8325073"/>
      <w:docPartObj>
        <w:docPartGallery w:val="Page Numbers (Bottom of Page)"/>
        <w:docPartUnique/>
      </w:docPartObj>
    </w:sdtPr>
    <w:sdtContent>
      <w:p w:rsidR="002E7631" w:rsidRDefault="002E7631" w14:paraId="095F1849" w14:textId="77777777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  <w:p w:rsidR="00B5696E" w:rsidRDefault="00B5696E" w14:paraId="203366F0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5048F" w:rsidP="00513BA9" w:rsidRDefault="00B5048F" w14:paraId="23C87A65" w14:textId="77777777">
      <w:pPr>
        <w:spacing w:after="0" w:line="240" w:lineRule="auto"/>
      </w:pPr>
      <w:r>
        <w:separator/>
      </w:r>
    </w:p>
  </w:footnote>
  <w:footnote w:type="continuationSeparator" w:id="0">
    <w:p w:rsidR="00B5048F" w:rsidP="00513BA9" w:rsidRDefault="00B5048F" w14:paraId="3947EA72" w14:textId="77777777">
      <w:pPr>
        <w:spacing w:after="0" w:line="240" w:lineRule="auto"/>
      </w:pPr>
      <w:r>
        <w:continuationSeparator/>
      </w:r>
    </w:p>
  </w:footnote>
  <w:footnote w:type="continuationNotice" w:id="1">
    <w:p w:rsidR="00B5048F" w:rsidRDefault="00B5048F" w14:paraId="0BF42FF2" w14:textId="7777777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22431"/>
    <w:multiLevelType w:val="multilevel"/>
    <w:tmpl w:val="2CEE1BF4"/>
    <w:lvl w:ilvl="0">
      <w:start w:val="1"/>
      <w:numFmt w:val="decimal"/>
      <w:lvlText w:val="5.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90698"/>
    <w:multiLevelType w:val="multilevel"/>
    <w:tmpl w:val="2C4EFD96"/>
    <w:lvl w:ilvl="0">
      <w:start w:val="1"/>
      <w:numFmt w:val="decimal"/>
      <w:lvlText w:val="3.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016E9E"/>
    <w:multiLevelType w:val="multilevel"/>
    <w:tmpl w:val="FFFFFFFF"/>
    <w:lvl w:ilvl="0">
      <w:start w:val="1"/>
      <w:numFmt w:val="bullet"/>
      <w:lvlText w:val="-"/>
      <w:lvlJc w:val="left"/>
      <w:pPr>
        <w:ind w:left="1146" w:hanging="360"/>
      </w:pPr>
      <w:rPr>
        <w:rFonts w:ascii="Times New Roman" w:hAnsi="Times New Roman" w:eastAsia="Times New Roman" w:cs="Times New Roman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hAnsi="Noto Sans Symbols" w:eastAsia="Noto Sans Symbols" w:cs="Noto Sans Symbols"/>
      </w:rPr>
    </w:lvl>
  </w:abstractNum>
  <w:abstractNum w:abstractNumId="3" w15:restartNumberingAfterBreak="0">
    <w:nsid w:val="18B16F8A"/>
    <w:multiLevelType w:val="multilevel"/>
    <w:tmpl w:val="FFFFFFFF"/>
    <w:lvl w:ilvl="0">
      <w:start w:val="1"/>
      <w:numFmt w:val="decimal"/>
      <w:lvlText w:val="4.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D5465B"/>
    <w:multiLevelType w:val="multilevel"/>
    <w:tmpl w:val="CD04BD60"/>
    <w:lvl w:ilvl="0">
      <w:start w:val="1"/>
      <w:numFmt w:val="bullet"/>
      <w:lvlText w:val="-"/>
      <w:lvlJc w:val="left"/>
      <w:pPr>
        <w:ind w:left="1146" w:hanging="360"/>
      </w:pPr>
      <w:rPr>
        <w:rFonts w:ascii="Times New Roman" w:hAnsi="Times New Roman" w:eastAsia="Times New Roman" w:cs="Times New Roman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hAnsi="Noto Sans Symbols" w:eastAsia="Noto Sans Symbols" w:cs="Noto Sans Symbols"/>
      </w:rPr>
    </w:lvl>
  </w:abstractNum>
  <w:abstractNum w:abstractNumId="5" w15:restartNumberingAfterBreak="0">
    <w:nsid w:val="22A37E40"/>
    <w:multiLevelType w:val="multilevel"/>
    <w:tmpl w:val="FFFFFFFF"/>
    <w:lvl w:ilvl="0">
      <w:start w:val="1"/>
      <w:numFmt w:val="decimal"/>
      <w:lvlText w:val="1.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1494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EE17C5"/>
    <w:multiLevelType w:val="multilevel"/>
    <w:tmpl w:val="FFFFFFFF"/>
    <w:lvl w:ilvl="0">
      <w:start w:val="1"/>
      <w:numFmt w:val="bullet"/>
      <w:lvlText w:val="-"/>
      <w:lvlJc w:val="left"/>
      <w:pPr>
        <w:ind w:left="1146" w:hanging="360"/>
      </w:pPr>
      <w:rPr>
        <w:rFonts w:ascii="Times New Roman" w:hAnsi="Times New Roman" w:eastAsia="Times New Roman" w:cs="Times New Roman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hAnsi="Noto Sans Symbols" w:eastAsia="Noto Sans Symbols" w:cs="Noto Sans Symbols"/>
      </w:rPr>
    </w:lvl>
  </w:abstractNum>
  <w:abstractNum w:abstractNumId="7" w15:restartNumberingAfterBreak="0">
    <w:nsid w:val="245805F7"/>
    <w:multiLevelType w:val="multilevel"/>
    <w:tmpl w:val="0048363A"/>
    <w:lvl w:ilvl="0">
      <w:start w:val="1"/>
      <w:numFmt w:val="decimal"/>
      <w:lvlText w:val="2.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CF595A"/>
    <w:multiLevelType w:val="hybridMultilevel"/>
    <w:tmpl w:val="1A9ADB6C"/>
    <w:lvl w:ilvl="0" w:tplc="72685F4A">
      <w:start w:val="1"/>
      <w:numFmt w:val="decimal"/>
      <w:lvlText w:val="%1."/>
      <w:lvlJc w:val="left"/>
      <w:pPr>
        <w:ind w:left="5040" w:hanging="360"/>
      </w:pPr>
      <w:rPr>
        <w:rFonts w:hint="default"/>
        <w:color w:val="000000"/>
      </w:rPr>
    </w:lvl>
    <w:lvl w:ilvl="1" w:tplc="38090019" w:tentative="1">
      <w:start w:val="1"/>
      <w:numFmt w:val="lowerLetter"/>
      <w:lvlText w:val="%2."/>
      <w:lvlJc w:val="left"/>
      <w:pPr>
        <w:ind w:left="5760" w:hanging="360"/>
      </w:pPr>
    </w:lvl>
    <w:lvl w:ilvl="2" w:tplc="3809001B" w:tentative="1">
      <w:start w:val="1"/>
      <w:numFmt w:val="lowerRoman"/>
      <w:lvlText w:val="%3."/>
      <w:lvlJc w:val="right"/>
      <w:pPr>
        <w:ind w:left="6480" w:hanging="180"/>
      </w:pPr>
    </w:lvl>
    <w:lvl w:ilvl="3" w:tplc="3809000F" w:tentative="1">
      <w:start w:val="1"/>
      <w:numFmt w:val="decimal"/>
      <w:lvlText w:val="%4."/>
      <w:lvlJc w:val="left"/>
      <w:pPr>
        <w:ind w:left="7200" w:hanging="360"/>
      </w:pPr>
    </w:lvl>
    <w:lvl w:ilvl="4" w:tplc="38090019" w:tentative="1">
      <w:start w:val="1"/>
      <w:numFmt w:val="lowerLetter"/>
      <w:lvlText w:val="%5."/>
      <w:lvlJc w:val="left"/>
      <w:pPr>
        <w:ind w:left="7920" w:hanging="360"/>
      </w:pPr>
    </w:lvl>
    <w:lvl w:ilvl="5" w:tplc="3809001B" w:tentative="1">
      <w:start w:val="1"/>
      <w:numFmt w:val="lowerRoman"/>
      <w:lvlText w:val="%6."/>
      <w:lvlJc w:val="right"/>
      <w:pPr>
        <w:ind w:left="8640" w:hanging="180"/>
      </w:pPr>
    </w:lvl>
    <w:lvl w:ilvl="6" w:tplc="3809000F">
      <w:start w:val="1"/>
      <w:numFmt w:val="decimal"/>
      <w:lvlText w:val="%7."/>
      <w:lvlJc w:val="left"/>
      <w:pPr>
        <w:ind w:left="9360" w:hanging="360"/>
      </w:pPr>
    </w:lvl>
    <w:lvl w:ilvl="7" w:tplc="38090019" w:tentative="1">
      <w:start w:val="1"/>
      <w:numFmt w:val="lowerLetter"/>
      <w:lvlText w:val="%8."/>
      <w:lvlJc w:val="left"/>
      <w:pPr>
        <w:ind w:left="10080" w:hanging="360"/>
      </w:pPr>
    </w:lvl>
    <w:lvl w:ilvl="8" w:tplc="3809001B" w:tentative="1">
      <w:start w:val="1"/>
      <w:numFmt w:val="lowerRoman"/>
      <w:lvlText w:val="%9."/>
      <w:lvlJc w:val="right"/>
      <w:pPr>
        <w:ind w:left="10800" w:hanging="180"/>
      </w:pPr>
    </w:lvl>
  </w:abstractNum>
  <w:abstractNum w:abstractNumId="9" w15:restartNumberingAfterBreak="0">
    <w:nsid w:val="2ACA45D7"/>
    <w:multiLevelType w:val="multilevel"/>
    <w:tmpl w:val="FFFFFFFF"/>
    <w:lvl w:ilvl="0">
      <w:start w:val="1"/>
      <w:numFmt w:val="decimal"/>
      <w:lvlText w:val="5.%1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C2A12A3"/>
    <w:multiLevelType w:val="hybridMultilevel"/>
    <w:tmpl w:val="A62EA898"/>
    <w:lvl w:ilvl="0" w:tplc="FFFFFFFF">
      <w:start w:val="1"/>
      <w:numFmt w:val="decimal"/>
      <w:lvlText w:val="%1."/>
      <w:lvlJc w:val="left"/>
      <w:pPr>
        <w:ind w:left="786" w:hanging="360"/>
      </w:pPr>
      <w:rPr>
        <w:rFonts w:ascii="Times New Roman" w:hAnsi="Times New Roman" w:eastAsia="Times New Roman" w:cs="Times New Roman"/>
      </w:rPr>
    </w:lvl>
    <w:lvl w:ilvl="1" w:tplc="38090001">
      <w:start w:val="1"/>
      <w:numFmt w:val="bullet"/>
      <w:lvlText w:val=""/>
      <w:lvlJc w:val="left"/>
      <w:pPr>
        <w:ind w:left="1506" w:hanging="360"/>
      </w:pPr>
      <w:rPr>
        <w:rFonts w:hint="default" w:ascii="Symbol" w:hAnsi="Symbol"/>
      </w:rPr>
    </w:lvl>
    <w:lvl w:ilvl="2" w:tplc="FFFFFFFF" w:tentative="1">
      <w:start w:val="1"/>
      <w:numFmt w:val="bullet"/>
      <w:lvlText w:val=""/>
      <w:lvlJc w:val="left"/>
      <w:pPr>
        <w:ind w:left="2226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946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66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86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106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826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546" w:hanging="360"/>
      </w:pPr>
      <w:rPr>
        <w:rFonts w:hint="default" w:ascii="Wingdings" w:hAnsi="Wingdings"/>
      </w:rPr>
    </w:lvl>
  </w:abstractNum>
  <w:abstractNum w:abstractNumId="11" w15:restartNumberingAfterBreak="0">
    <w:nsid w:val="2F284C01"/>
    <w:multiLevelType w:val="multilevel"/>
    <w:tmpl w:val="EEE8D2F4"/>
    <w:lvl w:ilvl="0">
      <w:start w:val="1"/>
      <w:numFmt w:val="bullet"/>
      <w:lvlText w:val="-"/>
      <w:lvlJc w:val="left"/>
      <w:pPr>
        <w:ind w:left="1146" w:hanging="360"/>
      </w:pPr>
      <w:rPr>
        <w:rFonts w:ascii="Times New Roman" w:hAnsi="Times New Roman" w:eastAsia="Times New Roman" w:cs="Times New Roman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hAnsi="Noto Sans Symbols" w:eastAsia="Noto Sans Symbols" w:cs="Noto Sans Symbols"/>
      </w:rPr>
    </w:lvl>
  </w:abstractNum>
  <w:abstractNum w:abstractNumId="12" w15:restartNumberingAfterBreak="0">
    <w:nsid w:val="2F2857BF"/>
    <w:multiLevelType w:val="multilevel"/>
    <w:tmpl w:val="FFFFFFFF"/>
    <w:lvl w:ilvl="0">
      <w:start w:val="1"/>
      <w:numFmt w:val="bullet"/>
      <w:lvlText w:val="-"/>
      <w:lvlJc w:val="left"/>
      <w:pPr>
        <w:ind w:left="1146" w:hanging="360"/>
      </w:pPr>
      <w:rPr>
        <w:rFonts w:ascii="Times New Roman" w:hAnsi="Times New Roman" w:eastAsia="Times New Roman" w:cs="Times New Roman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hAnsi="Noto Sans Symbols" w:eastAsia="Noto Sans Symbols" w:cs="Noto Sans Symbols"/>
      </w:rPr>
    </w:lvl>
  </w:abstractNum>
  <w:abstractNum w:abstractNumId="13" w15:restartNumberingAfterBreak="0">
    <w:nsid w:val="2F5801F0"/>
    <w:multiLevelType w:val="multilevel"/>
    <w:tmpl w:val="FFFFFFFF"/>
    <w:lvl w:ilvl="0">
      <w:start w:val="1"/>
      <w:numFmt w:val="decimal"/>
      <w:lvlText w:val="2.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0748E3"/>
    <w:multiLevelType w:val="multilevel"/>
    <w:tmpl w:val="FFFFFFFF"/>
    <w:lvl w:ilvl="0">
      <w:start w:val="1"/>
      <w:numFmt w:val="bullet"/>
      <w:lvlText w:val="-"/>
      <w:lvlJc w:val="left"/>
      <w:pPr>
        <w:ind w:left="1146" w:hanging="360"/>
      </w:pPr>
      <w:rPr>
        <w:rFonts w:ascii="Times New Roman" w:hAnsi="Times New Roman" w:eastAsia="Times New Roman" w:cs="Times New Roman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hAnsi="Noto Sans Symbols" w:eastAsia="Noto Sans Symbols" w:cs="Noto Sans Symbols"/>
      </w:rPr>
    </w:lvl>
  </w:abstractNum>
  <w:abstractNum w:abstractNumId="15" w15:restartNumberingAfterBreak="0">
    <w:nsid w:val="32291965"/>
    <w:multiLevelType w:val="hybridMultilevel"/>
    <w:tmpl w:val="170EBD3A"/>
    <w:lvl w:ilvl="0" w:tplc="77B04184">
      <w:start w:val="1"/>
      <w:numFmt w:val="decimal"/>
      <w:lvlText w:val="%1."/>
      <w:lvlJc w:val="left"/>
      <w:pPr>
        <w:ind w:left="927" w:hanging="360"/>
      </w:pPr>
      <w:rPr>
        <w:rFonts w:hint="default" w:ascii="Times New Roman" w:hAnsi="Times New Roman"/>
      </w:rPr>
    </w:lvl>
    <w:lvl w:ilvl="1" w:tplc="C2FCCE8C" w:tentative="1">
      <w:start w:val="1"/>
      <w:numFmt w:val="bullet"/>
      <w:lvlText w:val="o"/>
      <w:lvlJc w:val="left"/>
      <w:pPr>
        <w:ind w:left="1647" w:hanging="360"/>
      </w:pPr>
      <w:rPr>
        <w:rFonts w:hint="default" w:ascii="Courier New" w:hAnsi="Courier New"/>
      </w:rPr>
    </w:lvl>
    <w:lvl w:ilvl="2" w:tplc="8DAA35BC" w:tentative="1">
      <w:start w:val="1"/>
      <w:numFmt w:val="bullet"/>
      <w:lvlText w:val=""/>
      <w:lvlJc w:val="left"/>
      <w:pPr>
        <w:ind w:left="2367" w:hanging="360"/>
      </w:pPr>
      <w:rPr>
        <w:rFonts w:hint="default" w:ascii="Wingdings" w:hAnsi="Wingdings"/>
      </w:rPr>
    </w:lvl>
    <w:lvl w:ilvl="3" w:tplc="DEA29E90" w:tentative="1">
      <w:start w:val="1"/>
      <w:numFmt w:val="bullet"/>
      <w:lvlText w:val=""/>
      <w:lvlJc w:val="left"/>
      <w:pPr>
        <w:ind w:left="3087" w:hanging="360"/>
      </w:pPr>
      <w:rPr>
        <w:rFonts w:hint="default" w:ascii="Symbol" w:hAnsi="Symbol"/>
      </w:rPr>
    </w:lvl>
    <w:lvl w:ilvl="4" w:tplc="AA0E6202" w:tentative="1">
      <w:start w:val="1"/>
      <w:numFmt w:val="bullet"/>
      <w:lvlText w:val="o"/>
      <w:lvlJc w:val="left"/>
      <w:pPr>
        <w:ind w:left="3807" w:hanging="360"/>
      </w:pPr>
      <w:rPr>
        <w:rFonts w:hint="default" w:ascii="Courier New" w:hAnsi="Courier New"/>
      </w:rPr>
    </w:lvl>
    <w:lvl w:ilvl="5" w:tplc="6D329A9E" w:tentative="1">
      <w:start w:val="1"/>
      <w:numFmt w:val="bullet"/>
      <w:lvlText w:val=""/>
      <w:lvlJc w:val="left"/>
      <w:pPr>
        <w:ind w:left="4527" w:hanging="360"/>
      </w:pPr>
      <w:rPr>
        <w:rFonts w:hint="default" w:ascii="Wingdings" w:hAnsi="Wingdings"/>
      </w:rPr>
    </w:lvl>
    <w:lvl w:ilvl="6" w:tplc="39EA2DEC" w:tentative="1">
      <w:start w:val="1"/>
      <w:numFmt w:val="bullet"/>
      <w:lvlText w:val=""/>
      <w:lvlJc w:val="left"/>
      <w:pPr>
        <w:ind w:left="5247" w:hanging="360"/>
      </w:pPr>
      <w:rPr>
        <w:rFonts w:hint="default" w:ascii="Symbol" w:hAnsi="Symbol"/>
      </w:rPr>
    </w:lvl>
    <w:lvl w:ilvl="7" w:tplc="28407844" w:tentative="1">
      <w:start w:val="1"/>
      <w:numFmt w:val="bullet"/>
      <w:lvlText w:val="o"/>
      <w:lvlJc w:val="left"/>
      <w:pPr>
        <w:ind w:left="5967" w:hanging="360"/>
      </w:pPr>
      <w:rPr>
        <w:rFonts w:hint="default" w:ascii="Courier New" w:hAnsi="Courier New"/>
      </w:rPr>
    </w:lvl>
    <w:lvl w:ilvl="8" w:tplc="428C509E" w:tentative="1">
      <w:start w:val="1"/>
      <w:numFmt w:val="bullet"/>
      <w:lvlText w:val=""/>
      <w:lvlJc w:val="left"/>
      <w:pPr>
        <w:ind w:left="6687" w:hanging="360"/>
      </w:pPr>
      <w:rPr>
        <w:rFonts w:hint="default" w:ascii="Wingdings" w:hAnsi="Wingdings"/>
      </w:rPr>
    </w:lvl>
  </w:abstractNum>
  <w:abstractNum w:abstractNumId="16" w15:restartNumberingAfterBreak="0">
    <w:nsid w:val="3D344718"/>
    <w:multiLevelType w:val="hybridMultilevel"/>
    <w:tmpl w:val="68564962"/>
    <w:lvl w:ilvl="0" w:tplc="6F707426">
      <w:start w:val="1"/>
      <w:numFmt w:val="lowerLetter"/>
      <w:lvlText w:val="%1."/>
      <w:lvlJc w:val="left"/>
      <w:pPr>
        <w:ind w:left="107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96" w:hanging="360"/>
      </w:pPr>
    </w:lvl>
    <w:lvl w:ilvl="2" w:tplc="3809001B" w:tentative="1">
      <w:start w:val="1"/>
      <w:numFmt w:val="lowerRoman"/>
      <w:lvlText w:val="%3."/>
      <w:lvlJc w:val="right"/>
      <w:pPr>
        <w:ind w:left="2516" w:hanging="180"/>
      </w:pPr>
    </w:lvl>
    <w:lvl w:ilvl="3" w:tplc="3809000F" w:tentative="1">
      <w:start w:val="1"/>
      <w:numFmt w:val="decimal"/>
      <w:lvlText w:val="%4."/>
      <w:lvlJc w:val="left"/>
      <w:pPr>
        <w:ind w:left="3236" w:hanging="360"/>
      </w:pPr>
    </w:lvl>
    <w:lvl w:ilvl="4" w:tplc="38090019" w:tentative="1">
      <w:start w:val="1"/>
      <w:numFmt w:val="lowerLetter"/>
      <w:lvlText w:val="%5."/>
      <w:lvlJc w:val="left"/>
      <w:pPr>
        <w:ind w:left="3956" w:hanging="360"/>
      </w:pPr>
    </w:lvl>
    <w:lvl w:ilvl="5" w:tplc="3809001B" w:tentative="1">
      <w:start w:val="1"/>
      <w:numFmt w:val="lowerRoman"/>
      <w:lvlText w:val="%6."/>
      <w:lvlJc w:val="right"/>
      <w:pPr>
        <w:ind w:left="4676" w:hanging="180"/>
      </w:pPr>
    </w:lvl>
    <w:lvl w:ilvl="6" w:tplc="3809000F" w:tentative="1">
      <w:start w:val="1"/>
      <w:numFmt w:val="decimal"/>
      <w:lvlText w:val="%7."/>
      <w:lvlJc w:val="left"/>
      <w:pPr>
        <w:ind w:left="5396" w:hanging="360"/>
      </w:pPr>
    </w:lvl>
    <w:lvl w:ilvl="7" w:tplc="38090019" w:tentative="1">
      <w:start w:val="1"/>
      <w:numFmt w:val="lowerLetter"/>
      <w:lvlText w:val="%8."/>
      <w:lvlJc w:val="left"/>
      <w:pPr>
        <w:ind w:left="6116" w:hanging="360"/>
      </w:pPr>
    </w:lvl>
    <w:lvl w:ilvl="8" w:tplc="3809001B" w:tentative="1">
      <w:start w:val="1"/>
      <w:numFmt w:val="lowerRoman"/>
      <w:lvlText w:val="%9."/>
      <w:lvlJc w:val="right"/>
      <w:pPr>
        <w:ind w:left="6836" w:hanging="180"/>
      </w:pPr>
    </w:lvl>
  </w:abstractNum>
  <w:abstractNum w:abstractNumId="17" w15:restartNumberingAfterBreak="0">
    <w:nsid w:val="3F281735"/>
    <w:multiLevelType w:val="multilevel"/>
    <w:tmpl w:val="171627C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3FBF4DCE"/>
    <w:multiLevelType w:val="hybridMultilevel"/>
    <w:tmpl w:val="2E027148"/>
    <w:lvl w:ilvl="0" w:tplc="FFFFFFFF">
      <w:start w:val="1"/>
      <w:numFmt w:val="decimal"/>
      <w:lvlText w:val="%1."/>
      <w:lvlJc w:val="left"/>
      <w:pPr>
        <w:ind w:left="786" w:hanging="360"/>
      </w:pPr>
      <w:rPr>
        <w:rFonts w:ascii="Times New Roman" w:hAnsi="Times New Roman" w:eastAsia="Times New Roman" w:cs="Times New Roman"/>
      </w:rPr>
    </w:lvl>
    <w:lvl w:ilvl="1" w:tplc="38090001">
      <w:start w:val="1"/>
      <w:numFmt w:val="bullet"/>
      <w:lvlText w:val=""/>
      <w:lvlJc w:val="left"/>
      <w:pPr>
        <w:ind w:left="1506" w:hanging="360"/>
      </w:pPr>
      <w:rPr>
        <w:rFonts w:hint="default" w:ascii="Symbol" w:hAnsi="Symbol"/>
      </w:rPr>
    </w:lvl>
    <w:lvl w:ilvl="2" w:tplc="FFFFFFFF" w:tentative="1">
      <w:start w:val="1"/>
      <w:numFmt w:val="bullet"/>
      <w:lvlText w:val=""/>
      <w:lvlJc w:val="left"/>
      <w:pPr>
        <w:ind w:left="2226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946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66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86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106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826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546" w:hanging="360"/>
      </w:pPr>
      <w:rPr>
        <w:rFonts w:hint="default" w:ascii="Wingdings" w:hAnsi="Wingdings"/>
      </w:rPr>
    </w:lvl>
  </w:abstractNum>
  <w:abstractNum w:abstractNumId="19" w15:restartNumberingAfterBreak="0">
    <w:nsid w:val="407A48AD"/>
    <w:multiLevelType w:val="multilevel"/>
    <w:tmpl w:val="FFFFFFFF"/>
    <w:lvl w:ilvl="0">
      <w:start w:val="1"/>
      <w:numFmt w:val="decimal"/>
      <w:lvlText w:val="3.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B5458C"/>
    <w:multiLevelType w:val="multilevel"/>
    <w:tmpl w:val="FFFFFFFF"/>
    <w:lvl w:ilvl="0">
      <w:start w:val="1"/>
      <w:numFmt w:val="decimal"/>
      <w:lvlText w:val="4.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6F7845"/>
    <w:multiLevelType w:val="multilevel"/>
    <w:tmpl w:val="9A320960"/>
    <w:lvl w:ilvl="0">
      <w:start w:val="1"/>
      <w:numFmt w:val="bullet"/>
      <w:lvlText w:val="-"/>
      <w:lvlJc w:val="left"/>
      <w:pPr>
        <w:ind w:left="1146" w:hanging="360"/>
      </w:pPr>
      <w:rPr>
        <w:rFonts w:ascii="Times New Roman" w:hAnsi="Times New Roman" w:eastAsia="Times New Roman" w:cs="Times New Roman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hAnsi="Noto Sans Symbols" w:eastAsia="Noto Sans Symbols" w:cs="Noto Sans Symbols"/>
      </w:rPr>
    </w:lvl>
  </w:abstractNum>
  <w:abstractNum w:abstractNumId="22" w15:restartNumberingAfterBreak="0">
    <w:nsid w:val="4C7266DB"/>
    <w:multiLevelType w:val="hybridMultilevel"/>
    <w:tmpl w:val="8974A842"/>
    <w:lvl w:ilvl="0" w:tplc="941C7C1A">
      <w:start w:val="1"/>
      <w:numFmt w:val="decimal"/>
      <w:lvlText w:val="%1."/>
      <w:lvlJc w:val="left"/>
      <w:pPr>
        <w:ind w:left="786" w:hanging="360"/>
      </w:pPr>
      <w:rPr>
        <w:rFonts w:ascii="Times New Roman" w:hAnsi="Times New Roman" w:eastAsia="Times New Roman" w:cs="Times New Roman"/>
      </w:rPr>
    </w:lvl>
    <w:lvl w:ilvl="1" w:tplc="38090003">
      <w:start w:val="1"/>
      <w:numFmt w:val="bullet"/>
      <w:lvlText w:val="o"/>
      <w:lvlJc w:val="left"/>
      <w:pPr>
        <w:ind w:left="1506" w:hanging="360"/>
      </w:pPr>
      <w:rPr>
        <w:rFonts w:hint="default" w:ascii="Courier New" w:hAnsi="Courier New" w:cs="Courier New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hint="default" w:ascii="Wingdings" w:hAnsi="Wingdings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hint="default" w:ascii="Symbol" w:hAnsi="Symbol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hint="default" w:ascii="Courier New" w:hAnsi="Courier New" w:cs="Courier New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hint="default" w:ascii="Wingdings" w:hAnsi="Wingdings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hint="default" w:ascii="Symbol" w:hAnsi="Symbol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hint="default" w:ascii="Courier New" w:hAnsi="Courier New" w:cs="Courier New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hint="default" w:ascii="Wingdings" w:hAnsi="Wingdings"/>
      </w:rPr>
    </w:lvl>
  </w:abstractNum>
  <w:abstractNum w:abstractNumId="23" w15:restartNumberingAfterBreak="0">
    <w:nsid w:val="4CC1582F"/>
    <w:multiLevelType w:val="multilevel"/>
    <w:tmpl w:val="87069A12"/>
    <w:lvl w:ilvl="0">
      <w:start w:val="1"/>
      <w:numFmt w:val="decimal"/>
      <w:lvlText w:val="4.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5B30A8"/>
    <w:multiLevelType w:val="multilevel"/>
    <w:tmpl w:val="955A267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25" w15:restartNumberingAfterBreak="0">
    <w:nsid w:val="54E8015B"/>
    <w:multiLevelType w:val="multilevel"/>
    <w:tmpl w:val="FFFFFFFF"/>
    <w:lvl w:ilvl="0">
      <w:start w:val="1"/>
      <w:numFmt w:val="decimal"/>
      <w:lvlText w:val="3.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8C70C5"/>
    <w:multiLevelType w:val="multilevel"/>
    <w:tmpl w:val="E50449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673F2FF9"/>
    <w:multiLevelType w:val="multilevel"/>
    <w:tmpl w:val="37B6B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74C119E"/>
    <w:multiLevelType w:val="hybridMultilevel"/>
    <w:tmpl w:val="78B8928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1A70B2"/>
    <w:multiLevelType w:val="multilevel"/>
    <w:tmpl w:val="FFFFFFFF"/>
    <w:lvl w:ilvl="0">
      <w:start w:val="1"/>
      <w:numFmt w:val="decimal"/>
      <w:lvlText w:val="2.%1"/>
      <w:lvlJc w:val="left"/>
      <w:pPr>
        <w:ind w:left="3479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F8736B"/>
    <w:multiLevelType w:val="multilevel"/>
    <w:tmpl w:val="FFFFFFFF"/>
    <w:lvl w:ilvl="0">
      <w:start w:val="1"/>
      <w:numFmt w:val="decimal"/>
      <w:lvlText w:val="5.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705F3A"/>
    <w:multiLevelType w:val="multilevel"/>
    <w:tmpl w:val="07E08F7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6FAD0848"/>
    <w:multiLevelType w:val="multilevel"/>
    <w:tmpl w:val="C384577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33" w15:restartNumberingAfterBreak="0">
    <w:nsid w:val="71E3616D"/>
    <w:multiLevelType w:val="multilevel"/>
    <w:tmpl w:val="FFFFFFFF"/>
    <w:lvl w:ilvl="0">
      <w:start w:val="1"/>
      <w:numFmt w:val="decimal"/>
      <w:lvlText w:val="1.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BF836D2"/>
    <w:multiLevelType w:val="multilevel"/>
    <w:tmpl w:val="96328400"/>
    <w:lvl w:ilvl="0">
      <w:start w:val="1"/>
      <w:numFmt w:val="decimal"/>
      <w:lvlText w:val="1.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0D346C"/>
    <w:multiLevelType w:val="multilevel"/>
    <w:tmpl w:val="FFFFFFFF"/>
    <w:lvl w:ilvl="0">
      <w:start w:val="1"/>
      <w:numFmt w:val="bullet"/>
      <w:lvlText w:val="-"/>
      <w:lvlJc w:val="left"/>
      <w:pPr>
        <w:ind w:left="1146" w:hanging="360"/>
      </w:pPr>
      <w:rPr>
        <w:rFonts w:ascii="Times New Roman" w:hAnsi="Times New Roman" w:eastAsia="Times New Roman" w:cs="Times New Roman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hAnsi="Noto Sans Symbols" w:eastAsia="Noto Sans Symbols" w:cs="Noto Sans Symbols"/>
      </w:rPr>
    </w:lvl>
  </w:abstractNum>
  <w:abstractNum w:abstractNumId="36" w15:restartNumberingAfterBreak="0">
    <w:nsid w:val="7DFB5696"/>
    <w:multiLevelType w:val="multilevel"/>
    <w:tmpl w:val="FFFFFFFF"/>
    <w:lvl w:ilvl="0">
      <w:start w:val="1"/>
      <w:numFmt w:val="bullet"/>
      <w:lvlText w:val="-"/>
      <w:lvlJc w:val="left"/>
      <w:pPr>
        <w:ind w:left="1146" w:hanging="360"/>
      </w:pPr>
      <w:rPr>
        <w:rFonts w:ascii="Times New Roman" w:hAnsi="Times New Roman" w:eastAsia="Times New Roman" w:cs="Times New Roman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hAnsi="Noto Sans Symbols" w:eastAsia="Noto Sans Symbols" w:cs="Noto Sans Symbols"/>
      </w:rPr>
    </w:lvl>
  </w:abstractNum>
  <w:num w:numId="1" w16cid:durableId="1274630895">
    <w:abstractNumId w:val="7"/>
  </w:num>
  <w:num w:numId="2" w16cid:durableId="378360509">
    <w:abstractNumId w:val="21"/>
  </w:num>
  <w:num w:numId="3" w16cid:durableId="508059915">
    <w:abstractNumId w:val="4"/>
  </w:num>
  <w:num w:numId="4" w16cid:durableId="2103527732">
    <w:abstractNumId w:val="1"/>
  </w:num>
  <w:num w:numId="5" w16cid:durableId="2090930965">
    <w:abstractNumId w:val="23"/>
  </w:num>
  <w:num w:numId="6" w16cid:durableId="315577722">
    <w:abstractNumId w:val="11"/>
  </w:num>
  <w:num w:numId="7" w16cid:durableId="104665179">
    <w:abstractNumId w:val="0"/>
  </w:num>
  <w:num w:numId="8" w16cid:durableId="340011219">
    <w:abstractNumId w:val="34"/>
  </w:num>
  <w:num w:numId="9" w16cid:durableId="1899971063">
    <w:abstractNumId w:val="13"/>
  </w:num>
  <w:num w:numId="10" w16cid:durableId="1903783018">
    <w:abstractNumId w:val="14"/>
  </w:num>
  <w:num w:numId="11" w16cid:durableId="1500803556">
    <w:abstractNumId w:val="6"/>
  </w:num>
  <w:num w:numId="12" w16cid:durableId="1577469215">
    <w:abstractNumId w:val="25"/>
  </w:num>
  <w:num w:numId="13" w16cid:durableId="1041785955">
    <w:abstractNumId w:val="20"/>
  </w:num>
  <w:num w:numId="14" w16cid:durableId="2115437342">
    <w:abstractNumId w:val="2"/>
  </w:num>
  <w:num w:numId="15" w16cid:durableId="36318723">
    <w:abstractNumId w:val="30"/>
  </w:num>
  <w:num w:numId="16" w16cid:durableId="2107116223">
    <w:abstractNumId w:val="33"/>
  </w:num>
  <w:num w:numId="17" w16cid:durableId="1604073871">
    <w:abstractNumId w:val="29"/>
  </w:num>
  <w:num w:numId="18" w16cid:durableId="821385891">
    <w:abstractNumId w:val="35"/>
  </w:num>
  <w:num w:numId="19" w16cid:durableId="1756707381">
    <w:abstractNumId w:val="12"/>
  </w:num>
  <w:num w:numId="20" w16cid:durableId="1743336383">
    <w:abstractNumId w:val="19"/>
  </w:num>
  <w:num w:numId="21" w16cid:durableId="343098402">
    <w:abstractNumId w:val="3"/>
  </w:num>
  <w:num w:numId="22" w16cid:durableId="264777570">
    <w:abstractNumId w:val="36"/>
  </w:num>
  <w:num w:numId="23" w16cid:durableId="1104157400">
    <w:abstractNumId w:val="9"/>
  </w:num>
  <w:num w:numId="24" w16cid:durableId="32657596">
    <w:abstractNumId w:val="5"/>
  </w:num>
  <w:num w:numId="25" w16cid:durableId="1562057666">
    <w:abstractNumId w:val="22"/>
  </w:num>
  <w:num w:numId="26" w16cid:durableId="875461517">
    <w:abstractNumId w:val="15"/>
  </w:num>
  <w:num w:numId="27" w16cid:durableId="370810956">
    <w:abstractNumId w:val="16"/>
  </w:num>
  <w:num w:numId="28" w16cid:durableId="1423065396">
    <w:abstractNumId w:val="27"/>
  </w:num>
  <w:num w:numId="29" w16cid:durableId="480971083">
    <w:abstractNumId w:val="28"/>
  </w:num>
  <w:num w:numId="30" w16cid:durableId="1318533266">
    <w:abstractNumId w:val="32"/>
  </w:num>
  <w:num w:numId="31" w16cid:durableId="1511261213">
    <w:abstractNumId w:val="24"/>
  </w:num>
  <w:num w:numId="32" w16cid:durableId="1761025358">
    <w:abstractNumId w:val="26"/>
  </w:num>
  <w:num w:numId="33" w16cid:durableId="764495036">
    <w:abstractNumId w:val="18"/>
  </w:num>
  <w:num w:numId="34" w16cid:durableId="689064079">
    <w:abstractNumId w:val="10"/>
  </w:num>
  <w:num w:numId="35" w16cid:durableId="771819097">
    <w:abstractNumId w:val="31"/>
  </w:num>
  <w:num w:numId="36" w16cid:durableId="1854144627">
    <w:abstractNumId w:val="17"/>
  </w:num>
  <w:num w:numId="37" w16cid:durableId="209153479">
    <w:abstractNumId w:val="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0"/>
  <w:embedTrueTypeFonts/>
  <w:proofState w:spelling="clean" w:grammar="dirty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0434"/>
    <w:rsid w:val="00001383"/>
    <w:rsid w:val="00001E57"/>
    <w:rsid w:val="00002A39"/>
    <w:rsid w:val="000065E5"/>
    <w:rsid w:val="00006D08"/>
    <w:rsid w:val="00010A22"/>
    <w:rsid w:val="00012961"/>
    <w:rsid w:val="00012E68"/>
    <w:rsid w:val="00013546"/>
    <w:rsid w:val="00017DF4"/>
    <w:rsid w:val="000208C0"/>
    <w:rsid w:val="00022764"/>
    <w:rsid w:val="0002454A"/>
    <w:rsid w:val="00024C73"/>
    <w:rsid w:val="00025738"/>
    <w:rsid w:val="00026B4B"/>
    <w:rsid w:val="00031F40"/>
    <w:rsid w:val="000326A0"/>
    <w:rsid w:val="00032B51"/>
    <w:rsid w:val="0003388C"/>
    <w:rsid w:val="00034030"/>
    <w:rsid w:val="000356A8"/>
    <w:rsid w:val="000374A5"/>
    <w:rsid w:val="00040E54"/>
    <w:rsid w:val="00041741"/>
    <w:rsid w:val="000419E0"/>
    <w:rsid w:val="000425EE"/>
    <w:rsid w:val="00043443"/>
    <w:rsid w:val="00050210"/>
    <w:rsid w:val="000507A7"/>
    <w:rsid w:val="00050DC0"/>
    <w:rsid w:val="00051C23"/>
    <w:rsid w:val="00054763"/>
    <w:rsid w:val="00056E7E"/>
    <w:rsid w:val="00057210"/>
    <w:rsid w:val="00062826"/>
    <w:rsid w:val="00062D04"/>
    <w:rsid w:val="0006331D"/>
    <w:rsid w:val="00066980"/>
    <w:rsid w:val="00066A05"/>
    <w:rsid w:val="0007412B"/>
    <w:rsid w:val="0007483A"/>
    <w:rsid w:val="0007650D"/>
    <w:rsid w:val="00080560"/>
    <w:rsid w:val="00080A04"/>
    <w:rsid w:val="00090905"/>
    <w:rsid w:val="00092760"/>
    <w:rsid w:val="00093A22"/>
    <w:rsid w:val="000A4E2A"/>
    <w:rsid w:val="000A6E72"/>
    <w:rsid w:val="000A791E"/>
    <w:rsid w:val="000B04E7"/>
    <w:rsid w:val="000B0B14"/>
    <w:rsid w:val="000B0D56"/>
    <w:rsid w:val="000B1330"/>
    <w:rsid w:val="000B2994"/>
    <w:rsid w:val="000B2F7C"/>
    <w:rsid w:val="000B35B0"/>
    <w:rsid w:val="000B5E5A"/>
    <w:rsid w:val="000B61C7"/>
    <w:rsid w:val="000B65F6"/>
    <w:rsid w:val="000C222F"/>
    <w:rsid w:val="000C4415"/>
    <w:rsid w:val="000C5F86"/>
    <w:rsid w:val="000D010F"/>
    <w:rsid w:val="000D0A10"/>
    <w:rsid w:val="000D11A4"/>
    <w:rsid w:val="000D1F1B"/>
    <w:rsid w:val="000D2397"/>
    <w:rsid w:val="000D3806"/>
    <w:rsid w:val="000D4122"/>
    <w:rsid w:val="000D6938"/>
    <w:rsid w:val="000E0896"/>
    <w:rsid w:val="000E0AB8"/>
    <w:rsid w:val="000E11B5"/>
    <w:rsid w:val="000E20D8"/>
    <w:rsid w:val="000E3472"/>
    <w:rsid w:val="000E404A"/>
    <w:rsid w:val="000E4B26"/>
    <w:rsid w:val="000E5243"/>
    <w:rsid w:val="000E5433"/>
    <w:rsid w:val="000E6A64"/>
    <w:rsid w:val="000E7146"/>
    <w:rsid w:val="000E7D6E"/>
    <w:rsid w:val="000F0860"/>
    <w:rsid w:val="000F2121"/>
    <w:rsid w:val="000F3462"/>
    <w:rsid w:val="000F4654"/>
    <w:rsid w:val="00100425"/>
    <w:rsid w:val="00100718"/>
    <w:rsid w:val="001037C4"/>
    <w:rsid w:val="001051C5"/>
    <w:rsid w:val="001063D3"/>
    <w:rsid w:val="0010767F"/>
    <w:rsid w:val="001076AC"/>
    <w:rsid w:val="001141F1"/>
    <w:rsid w:val="00116ECA"/>
    <w:rsid w:val="00117B3C"/>
    <w:rsid w:val="00121863"/>
    <w:rsid w:val="00123920"/>
    <w:rsid w:val="00123EB8"/>
    <w:rsid w:val="00124DC0"/>
    <w:rsid w:val="00125CA5"/>
    <w:rsid w:val="0012710E"/>
    <w:rsid w:val="0012731A"/>
    <w:rsid w:val="00130FAD"/>
    <w:rsid w:val="00131B10"/>
    <w:rsid w:val="00134707"/>
    <w:rsid w:val="00142D35"/>
    <w:rsid w:val="00143357"/>
    <w:rsid w:val="00143893"/>
    <w:rsid w:val="0014558C"/>
    <w:rsid w:val="001461CE"/>
    <w:rsid w:val="001470EE"/>
    <w:rsid w:val="00147692"/>
    <w:rsid w:val="00151712"/>
    <w:rsid w:val="00152955"/>
    <w:rsid w:val="00155BA2"/>
    <w:rsid w:val="00156F1A"/>
    <w:rsid w:val="00163D87"/>
    <w:rsid w:val="00166AED"/>
    <w:rsid w:val="0016751C"/>
    <w:rsid w:val="0017019E"/>
    <w:rsid w:val="00170709"/>
    <w:rsid w:val="00172625"/>
    <w:rsid w:val="001736AE"/>
    <w:rsid w:val="00173D0B"/>
    <w:rsid w:val="0017480C"/>
    <w:rsid w:val="001754BB"/>
    <w:rsid w:val="00176628"/>
    <w:rsid w:val="00176C98"/>
    <w:rsid w:val="00180FD1"/>
    <w:rsid w:val="00181034"/>
    <w:rsid w:val="00182294"/>
    <w:rsid w:val="0018439E"/>
    <w:rsid w:val="00184DF1"/>
    <w:rsid w:val="00185374"/>
    <w:rsid w:val="0018782A"/>
    <w:rsid w:val="00190490"/>
    <w:rsid w:val="00190E0C"/>
    <w:rsid w:val="0019122D"/>
    <w:rsid w:val="00191A99"/>
    <w:rsid w:val="00191D02"/>
    <w:rsid w:val="00192153"/>
    <w:rsid w:val="00192AB1"/>
    <w:rsid w:val="00194303"/>
    <w:rsid w:val="00194CF9"/>
    <w:rsid w:val="001965FD"/>
    <w:rsid w:val="00196D6E"/>
    <w:rsid w:val="00197AEB"/>
    <w:rsid w:val="001A0054"/>
    <w:rsid w:val="001A0075"/>
    <w:rsid w:val="001A051B"/>
    <w:rsid w:val="001A1CBF"/>
    <w:rsid w:val="001A399C"/>
    <w:rsid w:val="001A5B93"/>
    <w:rsid w:val="001A5FC3"/>
    <w:rsid w:val="001B3270"/>
    <w:rsid w:val="001B4395"/>
    <w:rsid w:val="001B67BF"/>
    <w:rsid w:val="001C2FFF"/>
    <w:rsid w:val="001C3695"/>
    <w:rsid w:val="001C43AB"/>
    <w:rsid w:val="001C50F9"/>
    <w:rsid w:val="001C5DDF"/>
    <w:rsid w:val="001C65CC"/>
    <w:rsid w:val="001C6FDE"/>
    <w:rsid w:val="001C750A"/>
    <w:rsid w:val="001D0651"/>
    <w:rsid w:val="001D2C56"/>
    <w:rsid w:val="001D429B"/>
    <w:rsid w:val="001D452B"/>
    <w:rsid w:val="001D58AF"/>
    <w:rsid w:val="001D71FD"/>
    <w:rsid w:val="001D77C3"/>
    <w:rsid w:val="001D781B"/>
    <w:rsid w:val="001D7B5E"/>
    <w:rsid w:val="001E226D"/>
    <w:rsid w:val="001E3B94"/>
    <w:rsid w:val="001E40FA"/>
    <w:rsid w:val="001E58E4"/>
    <w:rsid w:val="001F370E"/>
    <w:rsid w:val="001F43BE"/>
    <w:rsid w:val="001F5F8B"/>
    <w:rsid w:val="001F6137"/>
    <w:rsid w:val="001F6E73"/>
    <w:rsid w:val="00200EA1"/>
    <w:rsid w:val="00200EF1"/>
    <w:rsid w:val="00201839"/>
    <w:rsid w:val="0020185E"/>
    <w:rsid w:val="002031AF"/>
    <w:rsid w:val="00203279"/>
    <w:rsid w:val="00203C0B"/>
    <w:rsid w:val="00204415"/>
    <w:rsid w:val="0020602B"/>
    <w:rsid w:val="00215796"/>
    <w:rsid w:val="0021605A"/>
    <w:rsid w:val="002161B9"/>
    <w:rsid w:val="00217BBD"/>
    <w:rsid w:val="002201A7"/>
    <w:rsid w:val="00220DF0"/>
    <w:rsid w:val="00221A67"/>
    <w:rsid w:val="00224455"/>
    <w:rsid w:val="00225DAB"/>
    <w:rsid w:val="002332AD"/>
    <w:rsid w:val="002350A9"/>
    <w:rsid w:val="002401BE"/>
    <w:rsid w:val="00242432"/>
    <w:rsid w:val="0024251F"/>
    <w:rsid w:val="00244CE6"/>
    <w:rsid w:val="00245F82"/>
    <w:rsid w:val="00247254"/>
    <w:rsid w:val="00250426"/>
    <w:rsid w:val="00250527"/>
    <w:rsid w:val="00251D3F"/>
    <w:rsid w:val="00251D77"/>
    <w:rsid w:val="002578A6"/>
    <w:rsid w:val="0025795F"/>
    <w:rsid w:val="00257C4E"/>
    <w:rsid w:val="002600BF"/>
    <w:rsid w:val="002612C5"/>
    <w:rsid w:val="0026226E"/>
    <w:rsid w:val="00263AB7"/>
    <w:rsid w:val="002645FE"/>
    <w:rsid w:val="00264835"/>
    <w:rsid w:val="00264DF5"/>
    <w:rsid w:val="002735CF"/>
    <w:rsid w:val="002747EB"/>
    <w:rsid w:val="00275812"/>
    <w:rsid w:val="00275C2F"/>
    <w:rsid w:val="00275D66"/>
    <w:rsid w:val="00276533"/>
    <w:rsid w:val="00276B24"/>
    <w:rsid w:val="002770F7"/>
    <w:rsid w:val="002772AC"/>
    <w:rsid w:val="0028008E"/>
    <w:rsid w:val="002815BD"/>
    <w:rsid w:val="002822F9"/>
    <w:rsid w:val="002823E4"/>
    <w:rsid w:val="00282F37"/>
    <w:rsid w:val="00283680"/>
    <w:rsid w:val="00284120"/>
    <w:rsid w:val="00285795"/>
    <w:rsid w:val="0028581C"/>
    <w:rsid w:val="002879D4"/>
    <w:rsid w:val="00293C29"/>
    <w:rsid w:val="00295687"/>
    <w:rsid w:val="00295BD5"/>
    <w:rsid w:val="00296BA3"/>
    <w:rsid w:val="002972EA"/>
    <w:rsid w:val="0029799B"/>
    <w:rsid w:val="002A279A"/>
    <w:rsid w:val="002A38B0"/>
    <w:rsid w:val="002A5E96"/>
    <w:rsid w:val="002A60A5"/>
    <w:rsid w:val="002A6792"/>
    <w:rsid w:val="002B111C"/>
    <w:rsid w:val="002B1726"/>
    <w:rsid w:val="002B1739"/>
    <w:rsid w:val="002B1B62"/>
    <w:rsid w:val="002B2B64"/>
    <w:rsid w:val="002B2C43"/>
    <w:rsid w:val="002B3B14"/>
    <w:rsid w:val="002B3BDB"/>
    <w:rsid w:val="002B480D"/>
    <w:rsid w:val="002B4FFC"/>
    <w:rsid w:val="002B5BF9"/>
    <w:rsid w:val="002C0605"/>
    <w:rsid w:val="002C0B45"/>
    <w:rsid w:val="002C1075"/>
    <w:rsid w:val="002C185B"/>
    <w:rsid w:val="002C1EBE"/>
    <w:rsid w:val="002C2FD6"/>
    <w:rsid w:val="002C3C03"/>
    <w:rsid w:val="002C4F86"/>
    <w:rsid w:val="002C58C1"/>
    <w:rsid w:val="002C6C02"/>
    <w:rsid w:val="002D1768"/>
    <w:rsid w:val="002D1F29"/>
    <w:rsid w:val="002D3DC6"/>
    <w:rsid w:val="002D405B"/>
    <w:rsid w:val="002D6337"/>
    <w:rsid w:val="002D63C9"/>
    <w:rsid w:val="002D656D"/>
    <w:rsid w:val="002D69BB"/>
    <w:rsid w:val="002E1681"/>
    <w:rsid w:val="002E25F8"/>
    <w:rsid w:val="002E4C6F"/>
    <w:rsid w:val="002E510C"/>
    <w:rsid w:val="002E541F"/>
    <w:rsid w:val="002E6940"/>
    <w:rsid w:val="002E7631"/>
    <w:rsid w:val="002F093E"/>
    <w:rsid w:val="002F0FB6"/>
    <w:rsid w:val="002F1B16"/>
    <w:rsid w:val="002F1B28"/>
    <w:rsid w:val="002F235A"/>
    <w:rsid w:val="002F2E31"/>
    <w:rsid w:val="002F398B"/>
    <w:rsid w:val="002F3D39"/>
    <w:rsid w:val="002F739C"/>
    <w:rsid w:val="002F7535"/>
    <w:rsid w:val="0030128A"/>
    <w:rsid w:val="00301419"/>
    <w:rsid w:val="00301F11"/>
    <w:rsid w:val="00303F27"/>
    <w:rsid w:val="0030498F"/>
    <w:rsid w:val="003052C8"/>
    <w:rsid w:val="003115B9"/>
    <w:rsid w:val="00311CB8"/>
    <w:rsid w:val="00312C4A"/>
    <w:rsid w:val="0031411B"/>
    <w:rsid w:val="00314605"/>
    <w:rsid w:val="0031462C"/>
    <w:rsid w:val="00314CA2"/>
    <w:rsid w:val="00315972"/>
    <w:rsid w:val="003160C0"/>
    <w:rsid w:val="00316D24"/>
    <w:rsid w:val="00317B8B"/>
    <w:rsid w:val="00317F71"/>
    <w:rsid w:val="00321F6A"/>
    <w:rsid w:val="003227C7"/>
    <w:rsid w:val="00322953"/>
    <w:rsid w:val="00322D87"/>
    <w:rsid w:val="00330AD7"/>
    <w:rsid w:val="00330FA2"/>
    <w:rsid w:val="00331CEC"/>
    <w:rsid w:val="003320A0"/>
    <w:rsid w:val="00332B15"/>
    <w:rsid w:val="00333A99"/>
    <w:rsid w:val="00333BCE"/>
    <w:rsid w:val="0033434C"/>
    <w:rsid w:val="00334749"/>
    <w:rsid w:val="003358EC"/>
    <w:rsid w:val="003379E9"/>
    <w:rsid w:val="00351E68"/>
    <w:rsid w:val="00354524"/>
    <w:rsid w:val="003575B0"/>
    <w:rsid w:val="00362080"/>
    <w:rsid w:val="0036219B"/>
    <w:rsid w:val="00364E56"/>
    <w:rsid w:val="00365561"/>
    <w:rsid w:val="003659FA"/>
    <w:rsid w:val="00372A9D"/>
    <w:rsid w:val="003760A4"/>
    <w:rsid w:val="00376262"/>
    <w:rsid w:val="00376283"/>
    <w:rsid w:val="0037664C"/>
    <w:rsid w:val="00376E26"/>
    <w:rsid w:val="0038032F"/>
    <w:rsid w:val="00380C21"/>
    <w:rsid w:val="00380FD3"/>
    <w:rsid w:val="003815E1"/>
    <w:rsid w:val="00384118"/>
    <w:rsid w:val="00385064"/>
    <w:rsid w:val="00385A0C"/>
    <w:rsid w:val="00386D6A"/>
    <w:rsid w:val="00387E9F"/>
    <w:rsid w:val="00391574"/>
    <w:rsid w:val="003924AB"/>
    <w:rsid w:val="0039391F"/>
    <w:rsid w:val="003A0673"/>
    <w:rsid w:val="003A0B22"/>
    <w:rsid w:val="003A31BB"/>
    <w:rsid w:val="003A43C2"/>
    <w:rsid w:val="003A52FE"/>
    <w:rsid w:val="003A5E8F"/>
    <w:rsid w:val="003A671C"/>
    <w:rsid w:val="003A681C"/>
    <w:rsid w:val="003B07BD"/>
    <w:rsid w:val="003B1F2E"/>
    <w:rsid w:val="003B44D3"/>
    <w:rsid w:val="003B4EAB"/>
    <w:rsid w:val="003B5D84"/>
    <w:rsid w:val="003C0022"/>
    <w:rsid w:val="003C407B"/>
    <w:rsid w:val="003C4BA7"/>
    <w:rsid w:val="003D0873"/>
    <w:rsid w:val="003D08E9"/>
    <w:rsid w:val="003D36CC"/>
    <w:rsid w:val="003D3D0E"/>
    <w:rsid w:val="003D5F51"/>
    <w:rsid w:val="003D67B0"/>
    <w:rsid w:val="003E01AA"/>
    <w:rsid w:val="003E08B0"/>
    <w:rsid w:val="003E29B7"/>
    <w:rsid w:val="003E343D"/>
    <w:rsid w:val="003E4493"/>
    <w:rsid w:val="003E5A33"/>
    <w:rsid w:val="003F277C"/>
    <w:rsid w:val="003F4949"/>
    <w:rsid w:val="003F4D91"/>
    <w:rsid w:val="003F4E70"/>
    <w:rsid w:val="003F7FA9"/>
    <w:rsid w:val="0040249C"/>
    <w:rsid w:val="00402BC7"/>
    <w:rsid w:val="00402E33"/>
    <w:rsid w:val="00403466"/>
    <w:rsid w:val="00404E4F"/>
    <w:rsid w:val="00405C0E"/>
    <w:rsid w:val="0040668E"/>
    <w:rsid w:val="00406F9F"/>
    <w:rsid w:val="00407B5E"/>
    <w:rsid w:val="00410750"/>
    <w:rsid w:val="0041344E"/>
    <w:rsid w:val="0041531F"/>
    <w:rsid w:val="00420473"/>
    <w:rsid w:val="00420553"/>
    <w:rsid w:val="00422282"/>
    <w:rsid w:val="00423846"/>
    <w:rsid w:val="0042413A"/>
    <w:rsid w:val="00424AE2"/>
    <w:rsid w:val="0042584A"/>
    <w:rsid w:val="00425B43"/>
    <w:rsid w:val="004308A0"/>
    <w:rsid w:val="00430A0B"/>
    <w:rsid w:val="00431E09"/>
    <w:rsid w:val="00431E19"/>
    <w:rsid w:val="00431EB2"/>
    <w:rsid w:val="00432C46"/>
    <w:rsid w:val="00434BB2"/>
    <w:rsid w:val="00444723"/>
    <w:rsid w:val="004503E8"/>
    <w:rsid w:val="00450A6A"/>
    <w:rsid w:val="00450D64"/>
    <w:rsid w:val="004521D4"/>
    <w:rsid w:val="00455D68"/>
    <w:rsid w:val="004572DF"/>
    <w:rsid w:val="00457893"/>
    <w:rsid w:val="00460A39"/>
    <w:rsid w:val="00461F40"/>
    <w:rsid w:val="004624DB"/>
    <w:rsid w:val="00462ECD"/>
    <w:rsid w:val="004639F0"/>
    <w:rsid w:val="004640CB"/>
    <w:rsid w:val="00464ECC"/>
    <w:rsid w:val="00465472"/>
    <w:rsid w:val="0046708A"/>
    <w:rsid w:val="00467B38"/>
    <w:rsid w:val="004718DD"/>
    <w:rsid w:val="00472A91"/>
    <w:rsid w:val="00473A32"/>
    <w:rsid w:val="00473CEE"/>
    <w:rsid w:val="00473F1D"/>
    <w:rsid w:val="00474346"/>
    <w:rsid w:val="004754EF"/>
    <w:rsid w:val="00476C5C"/>
    <w:rsid w:val="004770DE"/>
    <w:rsid w:val="004816EC"/>
    <w:rsid w:val="00481900"/>
    <w:rsid w:val="0048215C"/>
    <w:rsid w:val="00482402"/>
    <w:rsid w:val="00482C6E"/>
    <w:rsid w:val="00483ACA"/>
    <w:rsid w:val="004841E1"/>
    <w:rsid w:val="0048789E"/>
    <w:rsid w:val="0049134B"/>
    <w:rsid w:val="0049207A"/>
    <w:rsid w:val="0049250D"/>
    <w:rsid w:val="00494229"/>
    <w:rsid w:val="004950AB"/>
    <w:rsid w:val="004970AD"/>
    <w:rsid w:val="00497120"/>
    <w:rsid w:val="004972B2"/>
    <w:rsid w:val="00497853"/>
    <w:rsid w:val="004A2C03"/>
    <w:rsid w:val="004A2E6A"/>
    <w:rsid w:val="004A45DD"/>
    <w:rsid w:val="004A466F"/>
    <w:rsid w:val="004A5672"/>
    <w:rsid w:val="004A6A29"/>
    <w:rsid w:val="004A7119"/>
    <w:rsid w:val="004B10C8"/>
    <w:rsid w:val="004B38C9"/>
    <w:rsid w:val="004B4BBD"/>
    <w:rsid w:val="004B525B"/>
    <w:rsid w:val="004B5B90"/>
    <w:rsid w:val="004B60E2"/>
    <w:rsid w:val="004B6B42"/>
    <w:rsid w:val="004B7881"/>
    <w:rsid w:val="004C11F1"/>
    <w:rsid w:val="004C1D59"/>
    <w:rsid w:val="004C26F8"/>
    <w:rsid w:val="004C2D70"/>
    <w:rsid w:val="004C3957"/>
    <w:rsid w:val="004C3A34"/>
    <w:rsid w:val="004C5238"/>
    <w:rsid w:val="004C67B7"/>
    <w:rsid w:val="004C79C6"/>
    <w:rsid w:val="004D0F9F"/>
    <w:rsid w:val="004D35F4"/>
    <w:rsid w:val="004D38FB"/>
    <w:rsid w:val="004D4AE7"/>
    <w:rsid w:val="004D6EFF"/>
    <w:rsid w:val="004D6F24"/>
    <w:rsid w:val="004D7018"/>
    <w:rsid w:val="004E040C"/>
    <w:rsid w:val="004E096C"/>
    <w:rsid w:val="004E166D"/>
    <w:rsid w:val="004E1976"/>
    <w:rsid w:val="004E23B3"/>
    <w:rsid w:val="004E2CD6"/>
    <w:rsid w:val="004E4652"/>
    <w:rsid w:val="004E776D"/>
    <w:rsid w:val="004F1680"/>
    <w:rsid w:val="004F173B"/>
    <w:rsid w:val="004F5225"/>
    <w:rsid w:val="004F6305"/>
    <w:rsid w:val="004F7D2B"/>
    <w:rsid w:val="005005DE"/>
    <w:rsid w:val="00504037"/>
    <w:rsid w:val="00504296"/>
    <w:rsid w:val="005044C7"/>
    <w:rsid w:val="00504AD9"/>
    <w:rsid w:val="00506BF3"/>
    <w:rsid w:val="00506C9C"/>
    <w:rsid w:val="005105BF"/>
    <w:rsid w:val="005124DD"/>
    <w:rsid w:val="00512532"/>
    <w:rsid w:val="00513BA9"/>
    <w:rsid w:val="00513FDF"/>
    <w:rsid w:val="005140E2"/>
    <w:rsid w:val="00514753"/>
    <w:rsid w:val="0051480D"/>
    <w:rsid w:val="005218E5"/>
    <w:rsid w:val="0052440C"/>
    <w:rsid w:val="00524814"/>
    <w:rsid w:val="00524C8F"/>
    <w:rsid w:val="00525266"/>
    <w:rsid w:val="00527516"/>
    <w:rsid w:val="00527742"/>
    <w:rsid w:val="00530D90"/>
    <w:rsid w:val="005329AD"/>
    <w:rsid w:val="005331F7"/>
    <w:rsid w:val="00533E5F"/>
    <w:rsid w:val="00535447"/>
    <w:rsid w:val="0053799E"/>
    <w:rsid w:val="00542B34"/>
    <w:rsid w:val="00542E34"/>
    <w:rsid w:val="00543303"/>
    <w:rsid w:val="00546C1A"/>
    <w:rsid w:val="00546D8E"/>
    <w:rsid w:val="005475D0"/>
    <w:rsid w:val="00547CA2"/>
    <w:rsid w:val="00550B23"/>
    <w:rsid w:val="005516C7"/>
    <w:rsid w:val="0055241E"/>
    <w:rsid w:val="00553A60"/>
    <w:rsid w:val="0055458D"/>
    <w:rsid w:val="005610A8"/>
    <w:rsid w:val="005616EB"/>
    <w:rsid w:val="00561742"/>
    <w:rsid w:val="005636A3"/>
    <w:rsid w:val="005653EF"/>
    <w:rsid w:val="00565DF3"/>
    <w:rsid w:val="00567363"/>
    <w:rsid w:val="0057155F"/>
    <w:rsid w:val="00573E9B"/>
    <w:rsid w:val="0057479E"/>
    <w:rsid w:val="005750B2"/>
    <w:rsid w:val="00575C40"/>
    <w:rsid w:val="00576060"/>
    <w:rsid w:val="0057683C"/>
    <w:rsid w:val="00576BD5"/>
    <w:rsid w:val="00576C9C"/>
    <w:rsid w:val="005812B4"/>
    <w:rsid w:val="00581C5D"/>
    <w:rsid w:val="00582A6B"/>
    <w:rsid w:val="005835DF"/>
    <w:rsid w:val="0058374A"/>
    <w:rsid w:val="00583BA3"/>
    <w:rsid w:val="00584B89"/>
    <w:rsid w:val="005860C9"/>
    <w:rsid w:val="00587607"/>
    <w:rsid w:val="005918AA"/>
    <w:rsid w:val="00592BB0"/>
    <w:rsid w:val="00594191"/>
    <w:rsid w:val="00594B10"/>
    <w:rsid w:val="0059521C"/>
    <w:rsid w:val="005A036D"/>
    <w:rsid w:val="005A1C92"/>
    <w:rsid w:val="005A1D1C"/>
    <w:rsid w:val="005A24FB"/>
    <w:rsid w:val="005A2A4B"/>
    <w:rsid w:val="005A3134"/>
    <w:rsid w:val="005A498B"/>
    <w:rsid w:val="005A515E"/>
    <w:rsid w:val="005A64FF"/>
    <w:rsid w:val="005A65CA"/>
    <w:rsid w:val="005A6793"/>
    <w:rsid w:val="005A6CC7"/>
    <w:rsid w:val="005A78BF"/>
    <w:rsid w:val="005B1E22"/>
    <w:rsid w:val="005B26E0"/>
    <w:rsid w:val="005B2E26"/>
    <w:rsid w:val="005B4172"/>
    <w:rsid w:val="005B460C"/>
    <w:rsid w:val="005B4932"/>
    <w:rsid w:val="005B62C2"/>
    <w:rsid w:val="005C03B2"/>
    <w:rsid w:val="005C0ADF"/>
    <w:rsid w:val="005C0C3B"/>
    <w:rsid w:val="005C2762"/>
    <w:rsid w:val="005C3025"/>
    <w:rsid w:val="005C59AB"/>
    <w:rsid w:val="005C6325"/>
    <w:rsid w:val="005D1759"/>
    <w:rsid w:val="005D40E7"/>
    <w:rsid w:val="005D6900"/>
    <w:rsid w:val="005D77BD"/>
    <w:rsid w:val="005E1320"/>
    <w:rsid w:val="005E17AF"/>
    <w:rsid w:val="005E1AED"/>
    <w:rsid w:val="005E2FFC"/>
    <w:rsid w:val="005E30B5"/>
    <w:rsid w:val="005E407F"/>
    <w:rsid w:val="005E4A4A"/>
    <w:rsid w:val="005E50E7"/>
    <w:rsid w:val="005E689D"/>
    <w:rsid w:val="005F0278"/>
    <w:rsid w:val="005F0761"/>
    <w:rsid w:val="005F3390"/>
    <w:rsid w:val="005F4672"/>
    <w:rsid w:val="005F4F0A"/>
    <w:rsid w:val="005F6E9E"/>
    <w:rsid w:val="005F7EC0"/>
    <w:rsid w:val="005F7FFC"/>
    <w:rsid w:val="00600BDC"/>
    <w:rsid w:val="006014F6"/>
    <w:rsid w:val="00604326"/>
    <w:rsid w:val="00605C25"/>
    <w:rsid w:val="00605C42"/>
    <w:rsid w:val="00611467"/>
    <w:rsid w:val="006130F8"/>
    <w:rsid w:val="00613AAD"/>
    <w:rsid w:val="00614930"/>
    <w:rsid w:val="00615F75"/>
    <w:rsid w:val="00616F0D"/>
    <w:rsid w:val="006210E6"/>
    <w:rsid w:val="00621A12"/>
    <w:rsid w:val="00622605"/>
    <w:rsid w:val="00623FDF"/>
    <w:rsid w:val="00624976"/>
    <w:rsid w:val="00624B56"/>
    <w:rsid w:val="00631163"/>
    <w:rsid w:val="006311DC"/>
    <w:rsid w:val="0063138C"/>
    <w:rsid w:val="006331EB"/>
    <w:rsid w:val="006335BE"/>
    <w:rsid w:val="00634B39"/>
    <w:rsid w:val="006409B6"/>
    <w:rsid w:val="00644C2F"/>
    <w:rsid w:val="0064540C"/>
    <w:rsid w:val="0064572A"/>
    <w:rsid w:val="00646E77"/>
    <w:rsid w:val="00647206"/>
    <w:rsid w:val="00647A3B"/>
    <w:rsid w:val="00650CE5"/>
    <w:rsid w:val="00651F75"/>
    <w:rsid w:val="006554C7"/>
    <w:rsid w:val="0065784C"/>
    <w:rsid w:val="006625E9"/>
    <w:rsid w:val="00662C9B"/>
    <w:rsid w:val="00665168"/>
    <w:rsid w:val="00666336"/>
    <w:rsid w:val="00670E9B"/>
    <w:rsid w:val="00671B42"/>
    <w:rsid w:val="006720C5"/>
    <w:rsid w:val="00673FDB"/>
    <w:rsid w:val="006745D5"/>
    <w:rsid w:val="0067482F"/>
    <w:rsid w:val="00674DE4"/>
    <w:rsid w:val="006770B2"/>
    <w:rsid w:val="006800DF"/>
    <w:rsid w:val="006810D1"/>
    <w:rsid w:val="006815C9"/>
    <w:rsid w:val="00682138"/>
    <w:rsid w:val="00685898"/>
    <w:rsid w:val="006859D5"/>
    <w:rsid w:val="00685FCE"/>
    <w:rsid w:val="006877C6"/>
    <w:rsid w:val="00692186"/>
    <w:rsid w:val="00692613"/>
    <w:rsid w:val="006934EE"/>
    <w:rsid w:val="00693A56"/>
    <w:rsid w:val="00694777"/>
    <w:rsid w:val="00695A8C"/>
    <w:rsid w:val="00695D66"/>
    <w:rsid w:val="0069619A"/>
    <w:rsid w:val="006A0589"/>
    <w:rsid w:val="006A1608"/>
    <w:rsid w:val="006A2179"/>
    <w:rsid w:val="006A4B06"/>
    <w:rsid w:val="006A7FF2"/>
    <w:rsid w:val="006B0974"/>
    <w:rsid w:val="006B1FE7"/>
    <w:rsid w:val="006B3D4E"/>
    <w:rsid w:val="006B40CE"/>
    <w:rsid w:val="006B5011"/>
    <w:rsid w:val="006B52E8"/>
    <w:rsid w:val="006B5ADC"/>
    <w:rsid w:val="006B6160"/>
    <w:rsid w:val="006B6CD5"/>
    <w:rsid w:val="006C2113"/>
    <w:rsid w:val="006C3117"/>
    <w:rsid w:val="006C5404"/>
    <w:rsid w:val="006D0524"/>
    <w:rsid w:val="006D259A"/>
    <w:rsid w:val="006D3C9C"/>
    <w:rsid w:val="006D40A8"/>
    <w:rsid w:val="006D4477"/>
    <w:rsid w:val="006D4F99"/>
    <w:rsid w:val="006D5662"/>
    <w:rsid w:val="006D578D"/>
    <w:rsid w:val="006D7F43"/>
    <w:rsid w:val="006E31AA"/>
    <w:rsid w:val="006E3B9F"/>
    <w:rsid w:val="006E68B1"/>
    <w:rsid w:val="006E7508"/>
    <w:rsid w:val="006F2BAB"/>
    <w:rsid w:val="006F2D51"/>
    <w:rsid w:val="006F6284"/>
    <w:rsid w:val="006F74C1"/>
    <w:rsid w:val="00700830"/>
    <w:rsid w:val="00702810"/>
    <w:rsid w:val="00703774"/>
    <w:rsid w:val="007037C5"/>
    <w:rsid w:val="00704A9D"/>
    <w:rsid w:val="0070791A"/>
    <w:rsid w:val="007107F6"/>
    <w:rsid w:val="00713854"/>
    <w:rsid w:val="00713AB3"/>
    <w:rsid w:val="007142F7"/>
    <w:rsid w:val="007151F9"/>
    <w:rsid w:val="007266F3"/>
    <w:rsid w:val="00726C60"/>
    <w:rsid w:val="007277A2"/>
    <w:rsid w:val="00731D18"/>
    <w:rsid w:val="007334C0"/>
    <w:rsid w:val="00735808"/>
    <w:rsid w:val="00735820"/>
    <w:rsid w:val="00740E32"/>
    <w:rsid w:val="007414D5"/>
    <w:rsid w:val="00741C32"/>
    <w:rsid w:val="00746DDA"/>
    <w:rsid w:val="007478E2"/>
    <w:rsid w:val="00750548"/>
    <w:rsid w:val="00750B84"/>
    <w:rsid w:val="00752DAC"/>
    <w:rsid w:val="00754962"/>
    <w:rsid w:val="0075606A"/>
    <w:rsid w:val="007568C8"/>
    <w:rsid w:val="00756B73"/>
    <w:rsid w:val="00757C84"/>
    <w:rsid w:val="00757F12"/>
    <w:rsid w:val="00760284"/>
    <w:rsid w:val="00760CC3"/>
    <w:rsid w:val="007618F7"/>
    <w:rsid w:val="00761F59"/>
    <w:rsid w:val="00762254"/>
    <w:rsid w:val="00763A26"/>
    <w:rsid w:val="007663C3"/>
    <w:rsid w:val="00767051"/>
    <w:rsid w:val="00770F13"/>
    <w:rsid w:val="00771046"/>
    <w:rsid w:val="00775050"/>
    <w:rsid w:val="00775113"/>
    <w:rsid w:val="00775924"/>
    <w:rsid w:val="00776044"/>
    <w:rsid w:val="00780318"/>
    <w:rsid w:val="00781385"/>
    <w:rsid w:val="00781B95"/>
    <w:rsid w:val="0078238F"/>
    <w:rsid w:val="00787348"/>
    <w:rsid w:val="00787CD9"/>
    <w:rsid w:val="007907EB"/>
    <w:rsid w:val="007912C5"/>
    <w:rsid w:val="00791560"/>
    <w:rsid w:val="00795202"/>
    <w:rsid w:val="007956B2"/>
    <w:rsid w:val="007959DC"/>
    <w:rsid w:val="00796BF8"/>
    <w:rsid w:val="00796D63"/>
    <w:rsid w:val="007A02DC"/>
    <w:rsid w:val="007A1FC1"/>
    <w:rsid w:val="007A24EE"/>
    <w:rsid w:val="007A2D90"/>
    <w:rsid w:val="007A3481"/>
    <w:rsid w:val="007A555C"/>
    <w:rsid w:val="007A6ABC"/>
    <w:rsid w:val="007B1C49"/>
    <w:rsid w:val="007B356E"/>
    <w:rsid w:val="007B3E4B"/>
    <w:rsid w:val="007B4ED7"/>
    <w:rsid w:val="007B5168"/>
    <w:rsid w:val="007B7CE1"/>
    <w:rsid w:val="007C0A50"/>
    <w:rsid w:val="007C1C83"/>
    <w:rsid w:val="007C2B2F"/>
    <w:rsid w:val="007C2FF9"/>
    <w:rsid w:val="007C6C1A"/>
    <w:rsid w:val="007C728A"/>
    <w:rsid w:val="007C79CD"/>
    <w:rsid w:val="007D275C"/>
    <w:rsid w:val="007D2B75"/>
    <w:rsid w:val="007D380A"/>
    <w:rsid w:val="007D40D5"/>
    <w:rsid w:val="007D5354"/>
    <w:rsid w:val="007D6F26"/>
    <w:rsid w:val="007E20BD"/>
    <w:rsid w:val="007E5D43"/>
    <w:rsid w:val="007E714B"/>
    <w:rsid w:val="007E74C1"/>
    <w:rsid w:val="007E7EF0"/>
    <w:rsid w:val="007F08AF"/>
    <w:rsid w:val="007F3CDA"/>
    <w:rsid w:val="007F540A"/>
    <w:rsid w:val="007F791C"/>
    <w:rsid w:val="008007E2"/>
    <w:rsid w:val="0080138D"/>
    <w:rsid w:val="0080642C"/>
    <w:rsid w:val="008069B4"/>
    <w:rsid w:val="0081058E"/>
    <w:rsid w:val="008118B0"/>
    <w:rsid w:val="00812878"/>
    <w:rsid w:val="008149D9"/>
    <w:rsid w:val="00815AAB"/>
    <w:rsid w:val="0081622B"/>
    <w:rsid w:val="00816799"/>
    <w:rsid w:val="00817166"/>
    <w:rsid w:val="0082066F"/>
    <w:rsid w:val="00820D97"/>
    <w:rsid w:val="008213B5"/>
    <w:rsid w:val="00821AC8"/>
    <w:rsid w:val="00822463"/>
    <w:rsid w:val="008238D7"/>
    <w:rsid w:val="00825395"/>
    <w:rsid w:val="00831497"/>
    <w:rsid w:val="008329A9"/>
    <w:rsid w:val="008358D7"/>
    <w:rsid w:val="00835F66"/>
    <w:rsid w:val="008369AE"/>
    <w:rsid w:val="008371EF"/>
    <w:rsid w:val="008379A4"/>
    <w:rsid w:val="00842B79"/>
    <w:rsid w:val="00844940"/>
    <w:rsid w:val="008449C1"/>
    <w:rsid w:val="00847321"/>
    <w:rsid w:val="008503CF"/>
    <w:rsid w:val="00850DAB"/>
    <w:rsid w:val="00852CE2"/>
    <w:rsid w:val="00854B8B"/>
    <w:rsid w:val="0085669D"/>
    <w:rsid w:val="008570F4"/>
    <w:rsid w:val="00860C87"/>
    <w:rsid w:val="008630E6"/>
    <w:rsid w:val="00863135"/>
    <w:rsid w:val="00863CC4"/>
    <w:rsid w:val="00864A91"/>
    <w:rsid w:val="008669B8"/>
    <w:rsid w:val="00867952"/>
    <w:rsid w:val="0087124B"/>
    <w:rsid w:val="00875010"/>
    <w:rsid w:val="00875B88"/>
    <w:rsid w:val="008778D7"/>
    <w:rsid w:val="00877B28"/>
    <w:rsid w:val="00877B2E"/>
    <w:rsid w:val="00877F66"/>
    <w:rsid w:val="0088072F"/>
    <w:rsid w:val="00882FB4"/>
    <w:rsid w:val="00885D98"/>
    <w:rsid w:val="00893198"/>
    <w:rsid w:val="00893AF8"/>
    <w:rsid w:val="008A1994"/>
    <w:rsid w:val="008A3195"/>
    <w:rsid w:val="008A37FE"/>
    <w:rsid w:val="008A3DCE"/>
    <w:rsid w:val="008A48C3"/>
    <w:rsid w:val="008A6138"/>
    <w:rsid w:val="008A698D"/>
    <w:rsid w:val="008B142C"/>
    <w:rsid w:val="008B269A"/>
    <w:rsid w:val="008B26A0"/>
    <w:rsid w:val="008B310C"/>
    <w:rsid w:val="008B345C"/>
    <w:rsid w:val="008B450B"/>
    <w:rsid w:val="008B4A99"/>
    <w:rsid w:val="008B62BA"/>
    <w:rsid w:val="008B656C"/>
    <w:rsid w:val="008B6966"/>
    <w:rsid w:val="008B702F"/>
    <w:rsid w:val="008B7743"/>
    <w:rsid w:val="008B7D9E"/>
    <w:rsid w:val="008C29C5"/>
    <w:rsid w:val="008C3433"/>
    <w:rsid w:val="008C36FB"/>
    <w:rsid w:val="008C73A5"/>
    <w:rsid w:val="008D2ADC"/>
    <w:rsid w:val="008D58B0"/>
    <w:rsid w:val="008E0777"/>
    <w:rsid w:val="008E1621"/>
    <w:rsid w:val="008E220D"/>
    <w:rsid w:val="008E2346"/>
    <w:rsid w:val="008E2A20"/>
    <w:rsid w:val="008E3334"/>
    <w:rsid w:val="008E66D4"/>
    <w:rsid w:val="008E6C61"/>
    <w:rsid w:val="008E6DD9"/>
    <w:rsid w:val="008E6E61"/>
    <w:rsid w:val="008F06AD"/>
    <w:rsid w:val="008F108A"/>
    <w:rsid w:val="008F3578"/>
    <w:rsid w:val="008F3A96"/>
    <w:rsid w:val="008F4534"/>
    <w:rsid w:val="009004C9"/>
    <w:rsid w:val="00901A4F"/>
    <w:rsid w:val="009024B1"/>
    <w:rsid w:val="00902CD9"/>
    <w:rsid w:val="0090402A"/>
    <w:rsid w:val="009040C3"/>
    <w:rsid w:val="00904CFE"/>
    <w:rsid w:val="00904E09"/>
    <w:rsid w:val="0090505C"/>
    <w:rsid w:val="00905880"/>
    <w:rsid w:val="009068BE"/>
    <w:rsid w:val="0090792D"/>
    <w:rsid w:val="00910820"/>
    <w:rsid w:val="00912329"/>
    <w:rsid w:val="00913867"/>
    <w:rsid w:val="00915042"/>
    <w:rsid w:val="00915A8F"/>
    <w:rsid w:val="009164CE"/>
    <w:rsid w:val="009168A1"/>
    <w:rsid w:val="00920F07"/>
    <w:rsid w:val="00921285"/>
    <w:rsid w:val="00921646"/>
    <w:rsid w:val="00922437"/>
    <w:rsid w:val="00922E38"/>
    <w:rsid w:val="00925CE8"/>
    <w:rsid w:val="00926D25"/>
    <w:rsid w:val="00927434"/>
    <w:rsid w:val="0092746E"/>
    <w:rsid w:val="00930A66"/>
    <w:rsid w:val="00933AD3"/>
    <w:rsid w:val="00933E1A"/>
    <w:rsid w:val="009348DF"/>
    <w:rsid w:val="00942875"/>
    <w:rsid w:val="00943263"/>
    <w:rsid w:val="009432B3"/>
    <w:rsid w:val="00943D77"/>
    <w:rsid w:val="0094786C"/>
    <w:rsid w:val="0094CDFD"/>
    <w:rsid w:val="009502DF"/>
    <w:rsid w:val="009508F7"/>
    <w:rsid w:val="009512A7"/>
    <w:rsid w:val="009530A2"/>
    <w:rsid w:val="009533F3"/>
    <w:rsid w:val="00954392"/>
    <w:rsid w:val="00954CC5"/>
    <w:rsid w:val="00955239"/>
    <w:rsid w:val="0095609F"/>
    <w:rsid w:val="00956FD8"/>
    <w:rsid w:val="0095775F"/>
    <w:rsid w:val="009605E2"/>
    <w:rsid w:val="0096196B"/>
    <w:rsid w:val="00962047"/>
    <w:rsid w:val="00962243"/>
    <w:rsid w:val="00962431"/>
    <w:rsid w:val="009655F3"/>
    <w:rsid w:val="00965A86"/>
    <w:rsid w:val="00966167"/>
    <w:rsid w:val="00966325"/>
    <w:rsid w:val="00966BB6"/>
    <w:rsid w:val="009708FC"/>
    <w:rsid w:val="00970C4D"/>
    <w:rsid w:val="00970E4C"/>
    <w:rsid w:val="00972279"/>
    <w:rsid w:val="00972DBB"/>
    <w:rsid w:val="00973303"/>
    <w:rsid w:val="00973F14"/>
    <w:rsid w:val="009755DD"/>
    <w:rsid w:val="00976EFF"/>
    <w:rsid w:val="00977919"/>
    <w:rsid w:val="00977B9F"/>
    <w:rsid w:val="00980A72"/>
    <w:rsid w:val="009832B2"/>
    <w:rsid w:val="00983D8B"/>
    <w:rsid w:val="00985CAF"/>
    <w:rsid w:val="00985ED1"/>
    <w:rsid w:val="00987445"/>
    <w:rsid w:val="00987C09"/>
    <w:rsid w:val="00990D79"/>
    <w:rsid w:val="009925EB"/>
    <w:rsid w:val="00992B17"/>
    <w:rsid w:val="00992C79"/>
    <w:rsid w:val="00993625"/>
    <w:rsid w:val="009937B8"/>
    <w:rsid w:val="00993E1F"/>
    <w:rsid w:val="0099553B"/>
    <w:rsid w:val="00996181"/>
    <w:rsid w:val="00996727"/>
    <w:rsid w:val="009A0647"/>
    <w:rsid w:val="009A5B50"/>
    <w:rsid w:val="009B2F93"/>
    <w:rsid w:val="009B53B1"/>
    <w:rsid w:val="009B5E0A"/>
    <w:rsid w:val="009B6FB1"/>
    <w:rsid w:val="009B783E"/>
    <w:rsid w:val="009C0CE0"/>
    <w:rsid w:val="009C6F84"/>
    <w:rsid w:val="009C72B6"/>
    <w:rsid w:val="009D0A73"/>
    <w:rsid w:val="009D165C"/>
    <w:rsid w:val="009D1884"/>
    <w:rsid w:val="009D1C4C"/>
    <w:rsid w:val="009D22D2"/>
    <w:rsid w:val="009D6E03"/>
    <w:rsid w:val="009E0467"/>
    <w:rsid w:val="009E0C6E"/>
    <w:rsid w:val="009E10D9"/>
    <w:rsid w:val="009E31D0"/>
    <w:rsid w:val="009E3763"/>
    <w:rsid w:val="009E4B56"/>
    <w:rsid w:val="009E57FB"/>
    <w:rsid w:val="009E5B7C"/>
    <w:rsid w:val="009E6356"/>
    <w:rsid w:val="009E6F52"/>
    <w:rsid w:val="009F11E3"/>
    <w:rsid w:val="009F1D77"/>
    <w:rsid w:val="009F2F2C"/>
    <w:rsid w:val="009F38BE"/>
    <w:rsid w:val="009F40DD"/>
    <w:rsid w:val="009F4896"/>
    <w:rsid w:val="009F547B"/>
    <w:rsid w:val="009F66B0"/>
    <w:rsid w:val="009F7728"/>
    <w:rsid w:val="009F7B7B"/>
    <w:rsid w:val="009F7BFB"/>
    <w:rsid w:val="00A019CE"/>
    <w:rsid w:val="00A021E3"/>
    <w:rsid w:val="00A05083"/>
    <w:rsid w:val="00A062A5"/>
    <w:rsid w:val="00A0661E"/>
    <w:rsid w:val="00A07B6E"/>
    <w:rsid w:val="00A105A3"/>
    <w:rsid w:val="00A11008"/>
    <w:rsid w:val="00A117FA"/>
    <w:rsid w:val="00A12BF0"/>
    <w:rsid w:val="00A13CE6"/>
    <w:rsid w:val="00A13F02"/>
    <w:rsid w:val="00A15209"/>
    <w:rsid w:val="00A158D0"/>
    <w:rsid w:val="00A15E3A"/>
    <w:rsid w:val="00A1634B"/>
    <w:rsid w:val="00A16D1D"/>
    <w:rsid w:val="00A17B69"/>
    <w:rsid w:val="00A20718"/>
    <w:rsid w:val="00A214C9"/>
    <w:rsid w:val="00A21FD0"/>
    <w:rsid w:val="00A2294A"/>
    <w:rsid w:val="00A25594"/>
    <w:rsid w:val="00A25E5F"/>
    <w:rsid w:val="00A278C8"/>
    <w:rsid w:val="00A32703"/>
    <w:rsid w:val="00A33AEF"/>
    <w:rsid w:val="00A3516E"/>
    <w:rsid w:val="00A35F5C"/>
    <w:rsid w:val="00A37DA5"/>
    <w:rsid w:val="00A4073D"/>
    <w:rsid w:val="00A440C5"/>
    <w:rsid w:val="00A44309"/>
    <w:rsid w:val="00A44A04"/>
    <w:rsid w:val="00A505C7"/>
    <w:rsid w:val="00A52161"/>
    <w:rsid w:val="00A5369A"/>
    <w:rsid w:val="00A60D27"/>
    <w:rsid w:val="00A61B58"/>
    <w:rsid w:val="00A62CD9"/>
    <w:rsid w:val="00A6638D"/>
    <w:rsid w:val="00A66947"/>
    <w:rsid w:val="00A70F0A"/>
    <w:rsid w:val="00A73658"/>
    <w:rsid w:val="00A747D8"/>
    <w:rsid w:val="00A756AE"/>
    <w:rsid w:val="00A76854"/>
    <w:rsid w:val="00A769D9"/>
    <w:rsid w:val="00A7778D"/>
    <w:rsid w:val="00A81457"/>
    <w:rsid w:val="00A816A1"/>
    <w:rsid w:val="00A83EBF"/>
    <w:rsid w:val="00A852F5"/>
    <w:rsid w:val="00A87626"/>
    <w:rsid w:val="00A91F29"/>
    <w:rsid w:val="00A927FA"/>
    <w:rsid w:val="00A93BA9"/>
    <w:rsid w:val="00A95257"/>
    <w:rsid w:val="00A965D5"/>
    <w:rsid w:val="00A96CFB"/>
    <w:rsid w:val="00AA0DC8"/>
    <w:rsid w:val="00AA1B5B"/>
    <w:rsid w:val="00AA24E1"/>
    <w:rsid w:val="00AA2FBC"/>
    <w:rsid w:val="00AA5E8C"/>
    <w:rsid w:val="00AA69F1"/>
    <w:rsid w:val="00AA79C4"/>
    <w:rsid w:val="00AB3375"/>
    <w:rsid w:val="00AB503B"/>
    <w:rsid w:val="00AB5274"/>
    <w:rsid w:val="00AB5D64"/>
    <w:rsid w:val="00AB6368"/>
    <w:rsid w:val="00AB70E9"/>
    <w:rsid w:val="00AB7288"/>
    <w:rsid w:val="00AC4A79"/>
    <w:rsid w:val="00AC62A4"/>
    <w:rsid w:val="00AC6722"/>
    <w:rsid w:val="00AC6B35"/>
    <w:rsid w:val="00AC6C58"/>
    <w:rsid w:val="00AC7C57"/>
    <w:rsid w:val="00AD014B"/>
    <w:rsid w:val="00AD1CD7"/>
    <w:rsid w:val="00AD1E7A"/>
    <w:rsid w:val="00AD2B77"/>
    <w:rsid w:val="00AD3310"/>
    <w:rsid w:val="00AD368C"/>
    <w:rsid w:val="00AD3FB8"/>
    <w:rsid w:val="00AD497F"/>
    <w:rsid w:val="00AD4C58"/>
    <w:rsid w:val="00AE0021"/>
    <w:rsid w:val="00AE14E0"/>
    <w:rsid w:val="00AE55EE"/>
    <w:rsid w:val="00AE641E"/>
    <w:rsid w:val="00AE6B9A"/>
    <w:rsid w:val="00AE7C0F"/>
    <w:rsid w:val="00AF03FF"/>
    <w:rsid w:val="00AF6B4D"/>
    <w:rsid w:val="00AF7BE1"/>
    <w:rsid w:val="00B018DC"/>
    <w:rsid w:val="00B01F59"/>
    <w:rsid w:val="00B0445A"/>
    <w:rsid w:val="00B05F72"/>
    <w:rsid w:val="00B05FA6"/>
    <w:rsid w:val="00B06579"/>
    <w:rsid w:val="00B06801"/>
    <w:rsid w:val="00B075B2"/>
    <w:rsid w:val="00B07FB0"/>
    <w:rsid w:val="00B101E7"/>
    <w:rsid w:val="00B11568"/>
    <w:rsid w:val="00B13C3B"/>
    <w:rsid w:val="00B13ED9"/>
    <w:rsid w:val="00B14607"/>
    <w:rsid w:val="00B1571C"/>
    <w:rsid w:val="00B1728C"/>
    <w:rsid w:val="00B200DE"/>
    <w:rsid w:val="00B20842"/>
    <w:rsid w:val="00B26C50"/>
    <w:rsid w:val="00B27098"/>
    <w:rsid w:val="00B314EF"/>
    <w:rsid w:val="00B3267B"/>
    <w:rsid w:val="00B32CEE"/>
    <w:rsid w:val="00B33608"/>
    <w:rsid w:val="00B342E3"/>
    <w:rsid w:val="00B37779"/>
    <w:rsid w:val="00B41B3A"/>
    <w:rsid w:val="00B429ED"/>
    <w:rsid w:val="00B43F1F"/>
    <w:rsid w:val="00B44953"/>
    <w:rsid w:val="00B469B6"/>
    <w:rsid w:val="00B46FAC"/>
    <w:rsid w:val="00B5048F"/>
    <w:rsid w:val="00B5184C"/>
    <w:rsid w:val="00B53BDE"/>
    <w:rsid w:val="00B5561F"/>
    <w:rsid w:val="00B55DA5"/>
    <w:rsid w:val="00B5696E"/>
    <w:rsid w:val="00B60822"/>
    <w:rsid w:val="00B620F0"/>
    <w:rsid w:val="00B62268"/>
    <w:rsid w:val="00B64071"/>
    <w:rsid w:val="00B640FC"/>
    <w:rsid w:val="00B65656"/>
    <w:rsid w:val="00B65DA0"/>
    <w:rsid w:val="00B65E53"/>
    <w:rsid w:val="00B7073C"/>
    <w:rsid w:val="00B7086C"/>
    <w:rsid w:val="00B70F5C"/>
    <w:rsid w:val="00B72323"/>
    <w:rsid w:val="00B7240C"/>
    <w:rsid w:val="00B72697"/>
    <w:rsid w:val="00B751CB"/>
    <w:rsid w:val="00B75E74"/>
    <w:rsid w:val="00B7652D"/>
    <w:rsid w:val="00B77D55"/>
    <w:rsid w:val="00B826BA"/>
    <w:rsid w:val="00B82D59"/>
    <w:rsid w:val="00B83768"/>
    <w:rsid w:val="00B84B78"/>
    <w:rsid w:val="00B84C7F"/>
    <w:rsid w:val="00B860BC"/>
    <w:rsid w:val="00B8774C"/>
    <w:rsid w:val="00B87F45"/>
    <w:rsid w:val="00B91675"/>
    <w:rsid w:val="00B91CCB"/>
    <w:rsid w:val="00B92558"/>
    <w:rsid w:val="00B92F19"/>
    <w:rsid w:val="00B93070"/>
    <w:rsid w:val="00B977A9"/>
    <w:rsid w:val="00BA015C"/>
    <w:rsid w:val="00BA2A00"/>
    <w:rsid w:val="00BA56D1"/>
    <w:rsid w:val="00BB1E38"/>
    <w:rsid w:val="00BB24C3"/>
    <w:rsid w:val="00BC0780"/>
    <w:rsid w:val="00BC2CBB"/>
    <w:rsid w:val="00BC574F"/>
    <w:rsid w:val="00BC6714"/>
    <w:rsid w:val="00BC7706"/>
    <w:rsid w:val="00BD18A9"/>
    <w:rsid w:val="00BD18AF"/>
    <w:rsid w:val="00BD297A"/>
    <w:rsid w:val="00BD6707"/>
    <w:rsid w:val="00BE004F"/>
    <w:rsid w:val="00BE0F3C"/>
    <w:rsid w:val="00BE4784"/>
    <w:rsid w:val="00BE540E"/>
    <w:rsid w:val="00BE546A"/>
    <w:rsid w:val="00BE7496"/>
    <w:rsid w:val="00BF1CC3"/>
    <w:rsid w:val="00BF4FA4"/>
    <w:rsid w:val="00BF765F"/>
    <w:rsid w:val="00C00D33"/>
    <w:rsid w:val="00C01268"/>
    <w:rsid w:val="00C01DC3"/>
    <w:rsid w:val="00C028BA"/>
    <w:rsid w:val="00C02985"/>
    <w:rsid w:val="00C02ECE"/>
    <w:rsid w:val="00C03B5B"/>
    <w:rsid w:val="00C0544A"/>
    <w:rsid w:val="00C0644E"/>
    <w:rsid w:val="00C06A49"/>
    <w:rsid w:val="00C074C2"/>
    <w:rsid w:val="00C07B4B"/>
    <w:rsid w:val="00C07C38"/>
    <w:rsid w:val="00C10D3E"/>
    <w:rsid w:val="00C10D54"/>
    <w:rsid w:val="00C118D5"/>
    <w:rsid w:val="00C11EF8"/>
    <w:rsid w:val="00C12486"/>
    <w:rsid w:val="00C129E8"/>
    <w:rsid w:val="00C14815"/>
    <w:rsid w:val="00C14E23"/>
    <w:rsid w:val="00C14F0C"/>
    <w:rsid w:val="00C16420"/>
    <w:rsid w:val="00C16E1A"/>
    <w:rsid w:val="00C201EE"/>
    <w:rsid w:val="00C2453F"/>
    <w:rsid w:val="00C24B84"/>
    <w:rsid w:val="00C25681"/>
    <w:rsid w:val="00C325E6"/>
    <w:rsid w:val="00C339A3"/>
    <w:rsid w:val="00C345C5"/>
    <w:rsid w:val="00C37BB9"/>
    <w:rsid w:val="00C407C9"/>
    <w:rsid w:val="00C4445D"/>
    <w:rsid w:val="00C451B2"/>
    <w:rsid w:val="00C45E40"/>
    <w:rsid w:val="00C46E64"/>
    <w:rsid w:val="00C47797"/>
    <w:rsid w:val="00C478DF"/>
    <w:rsid w:val="00C50965"/>
    <w:rsid w:val="00C52435"/>
    <w:rsid w:val="00C52AB0"/>
    <w:rsid w:val="00C53711"/>
    <w:rsid w:val="00C53D90"/>
    <w:rsid w:val="00C55374"/>
    <w:rsid w:val="00C55D7D"/>
    <w:rsid w:val="00C56D18"/>
    <w:rsid w:val="00C65E83"/>
    <w:rsid w:val="00C66C23"/>
    <w:rsid w:val="00C70054"/>
    <w:rsid w:val="00C70733"/>
    <w:rsid w:val="00C71A91"/>
    <w:rsid w:val="00C73D26"/>
    <w:rsid w:val="00C75BF4"/>
    <w:rsid w:val="00C77909"/>
    <w:rsid w:val="00C81A97"/>
    <w:rsid w:val="00C84D22"/>
    <w:rsid w:val="00C85649"/>
    <w:rsid w:val="00C87A8E"/>
    <w:rsid w:val="00C90434"/>
    <w:rsid w:val="00C93076"/>
    <w:rsid w:val="00C9386E"/>
    <w:rsid w:val="00C95E61"/>
    <w:rsid w:val="00C95FF5"/>
    <w:rsid w:val="00CA013A"/>
    <w:rsid w:val="00CA1B9F"/>
    <w:rsid w:val="00CA3F7D"/>
    <w:rsid w:val="00CA442B"/>
    <w:rsid w:val="00CA4653"/>
    <w:rsid w:val="00CA578B"/>
    <w:rsid w:val="00CA5CCE"/>
    <w:rsid w:val="00CA735C"/>
    <w:rsid w:val="00CB1A71"/>
    <w:rsid w:val="00CB3C24"/>
    <w:rsid w:val="00CB4340"/>
    <w:rsid w:val="00CB4DC1"/>
    <w:rsid w:val="00CB5240"/>
    <w:rsid w:val="00CC30DF"/>
    <w:rsid w:val="00CC3366"/>
    <w:rsid w:val="00CC43E2"/>
    <w:rsid w:val="00CC4CB5"/>
    <w:rsid w:val="00CC502A"/>
    <w:rsid w:val="00CC5E07"/>
    <w:rsid w:val="00CC62B1"/>
    <w:rsid w:val="00CC78E6"/>
    <w:rsid w:val="00CD06DF"/>
    <w:rsid w:val="00CD1C83"/>
    <w:rsid w:val="00CD2128"/>
    <w:rsid w:val="00CD37EE"/>
    <w:rsid w:val="00CD39CB"/>
    <w:rsid w:val="00CD6208"/>
    <w:rsid w:val="00CE3D33"/>
    <w:rsid w:val="00CE515B"/>
    <w:rsid w:val="00CE67F6"/>
    <w:rsid w:val="00CE73B6"/>
    <w:rsid w:val="00CE7A0C"/>
    <w:rsid w:val="00CF1346"/>
    <w:rsid w:val="00CF301F"/>
    <w:rsid w:val="00CF3F9C"/>
    <w:rsid w:val="00CF67E4"/>
    <w:rsid w:val="00CF785F"/>
    <w:rsid w:val="00D00F11"/>
    <w:rsid w:val="00D00F39"/>
    <w:rsid w:val="00D010BD"/>
    <w:rsid w:val="00D029B3"/>
    <w:rsid w:val="00D02CDA"/>
    <w:rsid w:val="00D02FA6"/>
    <w:rsid w:val="00D05226"/>
    <w:rsid w:val="00D06974"/>
    <w:rsid w:val="00D06A76"/>
    <w:rsid w:val="00D076B9"/>
    <w:rsid w:val="00D1128F"/>
    <w:rsid w:val="00D13D53"/>
    <w:rsid w:val="00D1448D"/>
    <w:rsid w:val="00D171D7"/>
    <w:rsid w:val="00D1783C"/>
    <w:rsid w:val="00D20771"/>
    <w:rsid w:val="00D213B0"/>
    <w:rsid w:val="00D21DF4"/>
    <w:rsid w:val="00D223DA"/>
    <w:rsid w:val="00D22F87"/>
    <w:rsid w:val="00D25BEA"/>
    <w:rsid w:val="00D2781E"/>
    <w:rsid w:val="00D2FB1D"/>
    <w:rsid w:val="00D30CF2"/>
    <w:rsid w:val="00D3318F"/>
    <w:rsid w:val="00D34074"/>
    <w:rsid w:val="00D35BCE"/>
    <w:rsid w:val="00D36656"/>
    <w:rsid w:val="00D36B81"/>
    <w:rsid w:val="00D41231"/>
    <w:rsid w:val="00D41650"/>
    <w:rsid w:val="00D41990"/>
    <w:rsid w:val="00D43DFE"/>
    <w:rsid w:val="00D44DDF"/>
    <w:rsid w:val="00D45636"/>
    <w:rsid w:val="00D4648E"/>
    <w:rsid w:val="00D516DD"/>
    <w:rsid w:val="00D52E7B"/>
    <w:rsid w:val="00D54A99"/>
    <w:rsid w:val="00D555C4"/>
    <w:rsid w:val="00D57259"/>
    <w:rsid w:val="00D575A0"/>
    <w:rsid w:val="00D642BD"/>
    <w:rsid w:val="00D65856"/>
    <w:rsid w:val="00D67DBA"/>
    <w:rsid w:val="00D7054B"/>
    <w:rsid w:val="00D70E40"/>
    <w:rsid w:val="00D70F26"/>
    <w:rsid w:val="00D725EC"/>
    <w:rsid w:val="00D77F74"/>
    <w:rsid w:val="00D81F9F"/>
    <w:rsid w:val="00D82281"/>
    <w:rsid w:val="00D835BE"/>
    <w:rsid w:val="00D85358"/>
    <w:rsid w:val="00D864D5"/>
    <w:rsid w:val="00D87572"/>
    <w:rsid w:val="00D879FD"/>
    <w:rsid w:val="00D9214A"/>
    <w:rsid w:val="00D925CA"/>
    <w:rsid w:val="00D957FA"/>
    <w:rsid w:val="00D97241"/>
    <w:rsid w:val="00DA0E13"/>
    <w:rsid w:val="00DA1E5C"/>
    <w:rsid w:val="00DA6056"/>
    <w:rsid w:val="00DA61B5"/>
    <w:rsid w:val="00DA7F68"/>
    <w:rsid w:val="00DB0EDA"/>
    <w:rsid w:val="00DB153E"/>
    <w:rsid w:val="00DB1B70"/>
    <w:rsid w:val="00DB2D07"/>
    <w:rsid w:val="00DB642F"/>
    <w:rsid w:val="00DB68FB"/>
    <w:rsid w:val="00DC092B"/>
    <w:rsid w:val="00DC0BB9"/>
    <w:rsid w:val="00DC254B"/>
    <w:rsid w:val="00DC26C9"/>
    <w:rsid w:val="00DC4240"/>
    <w:rsid w:val="00DC7B61"/>
    <w:rsid w:val="00DC7C43"/>
    <w:rsid w:val="00DD10F4"/>
    <w:rsid w:val="00DD116F"/>
    <w:rsid w:val="00DD2799"/>
    <w:rsid w:val="00DD32A4"/>
    <w:rsid w:val="00DD4B66"/>
    <w:rsid w:val="00DD7006"/>
    <w:rsid w:val="00DD71A8"/>
    <w:rsid w:val="00DE035C"/>
    <w:rsid w:val="00DE0886"/>
    <w:rsid w:val="00DE0CD6"/>
    <w:rsid w:val="00DE10B8"/>
    <w:rsid w:val="00DE2E78"/>
    <w:rsid w:val="00DE4625"/>
    <w:rsid w:val="00DE48B7"/>
    <w:rsid w:val="00DE4FF4"/>
    <w:rsid w:val="00DE5B77"/>
    <w:rsid w:val="00DE5D05"/>
    <w:rsid w:val="00DE68B5"/>
    <w:rsid w:val="00DE760C"/>
    <w:rsid w:val="00DF186D"/>
    <w:rsid w:val="00DF2D93"/>
    <w:rsid w:val="00E00A08"/>
    <w:rsid w:val="00E0129C"/>
    <w:rsid w:val="00E01656"/>
    <w:rsid w:val="00E0396B"/>
    <w:rsid w:val="00E04800"/>
    <w:rsid w:val="00E05EAC"/>
    <w:rsid w:val="00E06508"/>
    <w:rsid w:val="00E12B36"/>
    <w:rsid w:val="00E17A13"/>
    <w:rsid w:val="00E203EC"/>
    <w:rsid w:val="00E21350"/>
    <w:rsid w:val="00E21FD9"/>
    <w:rsid w:val="00E25A65"/>
    <w:rsid w:val="00E2638A"/>
    <w:rsid w:val="00E317FC"/>
    <w:rsid w:val="00E3213A"/>
    <w:rsid w:val="00E3268C"/>
    <w:rsid w:val="00E33BBF"/>
    <w:rsid w:val="00E341AC"/>
    <w:rsid w:val="00E35B78"/>
    <w:rsid w:val="00E36D5C"/>
    <w:rsid w:val="00E370DA"/>
    <w:rsid w:val="00E37DA7"/>
    <w:rsid w:val="00E37ECB"/>
    <w:rsid w:val="00E40BE8"/>
    <w:rsid w:val="00E44165"/>
    <w:rsid w:val="00E45650"/>
    <w:rsid w:val="00E45969"/>
    <w:rsid w:val="00E46010"/>
    <w:rsid w:val="00E476E7"/>
    <w:rsid w:val="00E47717"/>
    <w:rsid w:val="00E47D59"/>
    <w:rsid w:val="00E50450"/>
    <w:rsid w:val="00E50890"/>
    <w:rsid w:val="00E50D8C"/>
    <w:rsid w:val="00E50E8A"/>
    <w:rsid w:val="00E51043"/>
    <w:rsid w:val="00E52C85"/>
    <w:rsid w:val="00E53A80"/>
    <w:rsid w:val="00E56140"/>
    <w:rsid w:val="00E56150"/>
    <w:rsid w:val="00E56394"/>
    <w:rsid w:val="00E566E9"/>
    <w:rsid w:val="00E57B3E"/>
    <w:rsid w:val="00E62736"/>
    <w:rsid w:val="00E62783"/>
    <w:rsid w:val="00E62D74"/>
    <w:rsid w:val="00E639FE"/>
    <w:rsid w:val="00E64BA1"/>
    <w:rsid w:val="00E65972"/>
    <w:rsid w:val="00E65FC3"/>
    <w:rsid w:val="00E6651E"/>
    <w:rsid w:val="00E67CAA"/>
    <w:rsid w:val="00E73A58"/>
    <w:rsid w:val="00E7429A"/>
    <w:rsid w:val="00E75B97"/>
    <w:rsid w:val="00E76194"/>
    <w:rsid w:val="00E7652A"/>
    <w:rsid w:val="00E76BC0"/>
    <w:rsid w:val="00E8303B"/>
    <w:rsid w:val="00E83325"/>
    <w:rsid w:val="00E84DD3"/>
    <w:rsid w:val="00E86F5B"/>
    <w:rsid w:val="00E90B59"/>
    <w:rsid w:val="00E90C8B"/>
    <w:rsid w:val="00E92E10"/>
    <w:rsid w:val="00E930BA"/>
    <w:rsid w:val="00E94C0A"/>
    <w:rsid w:val="00E9790F"/>
    <w:rsid w:val="00E97DA2"/>
    <w:rsid w:val="00EA1E03"/>
    <w:rsid w:val="00EA2D8C"/>
    <w:rsid w:val="00EA3D82"/>
    <w:rsid w:val="00EA6047"/>
    <w:rsid w:val="00EA63AC"/>
    <w:rsid w:val="00EA7392"/>
    <w:rsid w:val="00EB0F83"/>
    <w:rsid w:val="00EB2CA7"/>
    <w:rsid w:val="00EB3CB7"/>
    <w:rsid w:val="00EB444A"/>
    <w:rsid w:val="00EB6FE8"/>
    <w:rsid w:val="00EC1B29"/>
    <w:rsid w:val="00EC1FAE"/>
    <w:rsid w:val="00EC20AC"/>
    <w:rsid w:val="00EC5635"/>
    <w:rsid w:val="00EC591C"/>
    <w:rsid w:val="00EC5C51"/>
    <w:rsid w:val="00EC6898"/>
    <w:rsid w:val="00ED0A97"/>
    <w:rsid w:val="00ED14B8"/>
    <w:rsid w:val="00ED494E"/>
    <w:rsid w:val="00ED5B1E"/>
    <w:rsid w:val="00ED67F8"/>
    <w:rsid w:val="00EE0C38"/>
    <w:rsid w:val="00EE16E1"/>
    <w:rsid w:val="00EE3E73"/>
    <w:rsid w:val="00EE443F"/>
    <w:rsid w:val="00EE523B"/>
    <w:rsid w:val="00EE52E3"/>
    <w:rsid w:val="00EE6053"/>
    <w:rsid w:val="00EE66A2"/>
    <w:rsid w:val="00EE66D3"/>
    <w:rsid w:val="00EE75F1"/>
    <w:rsid w:val="00EE7799"/>
    <w:rsid w:val="00EE7AD6"/>
    <w:rsid w:val="00EF16D0"/>
    <w:rsid w:val="00EF3C62"/>
    <w:rsid w:val="00EF419E"/>
    <w:rsid w:val="00EF7C4A"/>
    <w:rsid w:val="00F001AD"/>
    <w:rsid w:val="00F00236"/>
    <w:rsid w:val="00F0370D"/>
    <w:rsid w:val="00F0430F"/>
    <w:rsid w:val="00F04465"/>
    <w:rsid w:val="00F11AD6"/>
    <w:rsid w:val="00F145D3"/>
    <w:rsid w:val="00F16224"/>
    <w:rsid w:val="00F16363"/>
    <w:rsid w:val="00F16EA1"/>
    <w:rsid w:val="00F22256"/>
    <w:rsid w:val="00F24476"/>
    <w:rsid w:val="00F24D84"/>
    <w:rsid w:val="00F2516B"/>
    <w:rsid w:val="00F2667C"/>
    <w:rsid w:val="00F268B4"/>
    <w:rsid w:val="00F26B82"/>
    <w:rsid w:val="00F26F22"/>
    <w:rsid w:val="00F27F46"/>
    <w:rsid w:val="00F308DB"/>
    <w:rsid w:val="00F32BF6"/>
    <w:rsid w:val="00F33104"/>
    <w:rsid w:val="00F351EB"/>
    <w:rsid w:val="00F35B80"/>
    <w:rsid w:val="00F375C3"/>
    <w:rsid w:val="00F406E0"/>
    <w:rsid w:val="00F40F93"/>
    <w:rsid w:val="00F437CC"/>
    <w:rsid w:val="00F44A08"/>
    <w:rsid w:val="00F44F9D"/>
    <w:rsid w:val="00F45018"/>
    <w:rsid w:val="00F45120"/>
    <w:rsid w:val="00F453B4"/>
    <w:rsid w:val="00F47F83"/>
    <w:rsid w:val="00F50051"/>
    <w:rsid w:val="00F52764"/>
    <w:rsid w:val="00F52E4C"/>
    <w:rsid w:val="00F534DC"/>
    <w:rsid w:val="00F55448"/>
    <w:rsid w:val="00F558DD"/>
    <w:rsid w:val="00F5592C"/>
    <w:rsid w:val="00F560B1"/>
    <w:rsid w:val="00F577A1"/>
    <w:rsid w:val="00F57CBB"/>
    <w:rsid w:val="00F60C23"/>
    <w:rsid w:val="00F61888"/>
    <w:rsid w:val="00F61DB9"/>
    <w:rsid w:val="00F66D07"/>
    <w:rsid w:val="00F67534"/>
    <w:rsid w:val="00F70A1B"/>
    <w:rsid w:val="00F7375F"/>
    <w:rsid w:val="00F739BD"/>
    <w:rsid w:val="00F73DBF"/>
    <w:rsid w:val="00F7447E"/>
    <w:rsid w:val="00F7466A"/>
    <w:rsid w:val="00F764A3"/>
    <w:rsid w:val="00F76C89"/>
    <w:rsid w:val="00F80368"/>
    <w:rsid w:val="00F80F99"/>
    <w:rsid w:val="00F8102A"/>
    <w:rsid w:val="00F81B1D"/>
    <w:rsid w:val="00F8228C"/>
    <w:rsid w:val="00F83D13"/>
    <w:rsid w:val="00F85727"/>
    <w:rsid w:val="00F85952"/>
    <w:rsid w:val="00F86F50"/>
    <w:rsid w:val="00F92EC8"/>
    <w:rsid w:val="00F92F3C"/>
    <w:rsid w:val="00F93127"/>
    <w:rsid w:val="00F94221"/>
    <w:rsid w:val="00F944BC"/>
    <w:rsid w:val="00FA0C47"/>
    <w:rsid w:val="00FA0C81"/>
    <w:rsid w:val="00FA13DE"/>
    <w:rsid w:val="00FA1EEB"/>
    <w:rsid w:val="00FA2D39"/>
    <w:rsid w:val="00FA4AB8"/>
    <w:rsid w:val="00FA7B61"/>
    <w:rsid w:val="00FB0E7F"/>
    <w:rsid w:val="00FB1390"/>
    <w:rsid w:val="00FB211F"/>
    <w:rsid w:val="00FB3AD4"/>
    <w:rsid w:val="00FB64F7"/>
    <w:rsid w:val="00FB7294"/>
    <w:rsid w:val="00FB78FC"/>
    <w:rsid w:val="00FC02A4"/>
    <w:rsid w:val="00FC161C"/>
    <w:rsid w:val="00FC24DB"/>
    <w:rsid w:val="00FC269C"/>
    <w:rsid w:val="00FC52B7"/>
    <w:rsid w:val="00FC6143"/>
    <w:rsid w:val="00FC7742"/>
    <w:rsid w:val="00FD1AEF"/>
    <w:rsid w:val="00FD35F1"/>
    <w:rsid w:val="00FD5064"/>
    <w:rsid w:val="00FD61C6"/>
    <w:rsid w:val="00FE466B"/>
    <w:rsid w:val="00FE4689"/>
    <w:rsid w:val="00FE5082"/>
    <w:rsid w:val="00FF018C"/>
    <w:rsid w:val="00FF0B0E"/>
    <w:rsid w:val="00FF1756"/>
    <w:rsid w:val="00FF2251"/>
    <w:rsid w:val="00FF25DD"/>
    <w:rsid w:val="00FF36C1"/>
    <w:rsid w:val="00FF4C49"/>
    <w:rsid w:val="00FF7A4B"/>
    <w:rsid w:val="24B73273"/>
    <w:rsid w:val="29C95765"/>
    <w:rsid w:val="2BA6FA1E"/>
    <w:rsid w:val="498D80A2"/>
    <w:rsid w:val="4A62A78C"/>
    <w:rsid w:val="4D6DA8FC"/>
    <w:rsid w:val="598F2EFE"/>
    <w:rsid w:val="5CAFCE30"/>
    <w:rsid w:val="60DB54F7"/>
    <w:rsid w:val="62B8D891"/>
    <w:rsid w:val="6363B7E9"/>
    <w:rsid w:val="64725159"/>
    <w:rsid w:val="70FC8FC0"/>
    <w:rsid w:val="771099E1"/>
    <w:rsid w:val="7B7EA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47CD8E7"/>
  <w15:docId w15:val="{D8A2B985-E383-4A21-8BD2-69BA9325B0D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val="en-ID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rsid w:val="004C2D70"/>
    <w:pPr>
      <w:keepNext/>
      <w:keepLines/>
      <w:spacing w:before="480" w:after="120"/>
      <w:jc w:val="center"/>
      <w:outlineLvl w:val="0"/>
    </w:pPr>
    <w:rPr>
      <w:rFonts w:ascii="Times New Roman" w:hAnsi="Times New Roman"/>
      <w:b/>
      <w:sz w:val="24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rsid w:val="001F6137"/>
    <w:pPr>
      <w:keepNext/>
      <w:keepLines/>
      <w:spacing w:before="360" w:after="80"/>
      <w:outlineLvl w:val="1"/>
    </w:pPr>
    <w:rPr>
      <w:rFonts w:ascii="Times New Roman" w:hAnsi="Times New Roman"/>
      <w:sz w:val="24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1904CD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TableNormal1" w:customStyle="1">
    <w:name w:val="Table Normal1"/>
    <w:rsid w:val="002879D4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C07B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7B4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101E7"/>
    <w:rPr>
      <w:color w:val="954F72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A73658"/>
    <w:pPr>
      <w:spacing w:before="240" w:after="0"/>
      <w:outlineLvl w:val="9"/>
    </w:pPr>
    <w:rPr>
      <w:rFonts w:asciiTheme="majorHAnsi" w:hAnsiTheme="majorHAnsi" w:eastAsiaTheme="majorEastAsia" w:cstheme="majorBidi"/>
      <w:b w:val="0"/>
      <w:color w:val="2F5496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F235A"/>
    <w:pPr>
      <w:tabs>
        <w:tab w:val="right" w:leader="dot" w:pos="8261"/>
      </w:tabs>
      <w:spacing w:after="100" w:line="278" w:lineRule="auto"/>
    </w:pPr>
    <w:rPr>
      <w:rFonts w:ascii="Times New Roman" w:hAnsi="Times New Roman" w:cs="Times New Roman" w:eastAsiaTheme="minorHAnsi"/>
      <w:b/>
      <w:bCs/>
      <w:noProof/>
      <w:color w:val="000000" w:themeColor="text1"/>
      <w:kern w:val="2"/>
      <w:sz w:val="24"/>
      <w:szCs w:val="24"/>
      <w:lang w:eastAsia="en-US"/>
      <w14:ligatures w14:val="standardContextual"/>
    </w:rPr>
  </w:style>
  <w:style w:type="paragraph" w:styleId="TOC2">
    <w:name w:val="toc 2"/>
    <w:basedOn w:val="Normal"/>
    <w:next w:val="Normal"/>
    <w:autoRedefine/>
    <w:uiPriority w:val="39"/>
    <w:unhideWhenUsed/>
    <w:rsid w:val="00A73658"/>
    <w:pPr>
      <w:tabs>
        <w:tab w:val="left" w:pos="720"/>
        <w:tab w:val="right" w:leader="dot" w:pos="9060"/>
      </w:tabs>
      <w:spacing w:after="100" w:line="278" w:lineRule="auto"/>
      <w:ind w:left="240"/>
    </w:pPr>
    <w:rPr>
      <w:rFonts w:ascii="Times New Roman" w:hAnsi="Times New Roman" w:cs="Times New Roman" w:eastAsiaTheme="minorHAnsi"/>
      <w:b/>
      <w:bCs/>
      <w:noProof/>
      <w:kern w:val="2"/>
      <w:sz w:val="24"/>
      <w:szCs w:val="24"/>
      <w:lang w:eastAsia="en-US"/>
      <w14:ligatures w14:val="standardContextual"/>
    </w:rPr>
  </w:style>
  <w:style w:type="paragraph" w:styleId="TOC3">
    <w:name w:val="toc 3"/>
    <w:basedOn w:val="Normal"/>
    <w:next w:val="Normal"/>
    <w:autoRedefine/>
    <w:uiPriority w:val="39"/>
    <w:unhideWhenUsed/>
    <w:rsid w:val="00A73658"/>
    <w:pPr>
      <w:spacing w:after="100"/>
      <w:ind w:left="440"/>
    </w:pPr>
    <w:rPr>
      <w:rFonts w:cs="Times New Roman" w:asciiTheme="minorHAnsi" w:hAnsiTheme="minorHAnsi" w:eastAsiaTheme="minorEastAsia"/>
      <w:lang w:val="id-ID" w:eastAsia="id-ID"/>
    </w:rPr>
  </w:style>
  <w:style w:type="paragraph" w:styleId="Header">
    <w:name w:val="header"/>
    <w:basedOn w:val="Normal"/>
    <w:link w:val="HeaderChar"/>
    <w:uiPriority w:val="99"/>
    <w:unhideWhenUsed/>
    <w:rsid w:val="00513BA9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13BA9"/>
  </w:style>
  <w:style w:type="paragraph" w:styleId="Footer">
    <w:name w:val="footer"/>
    <w:basedOn w:val="Normal"/>
    <w:link w:val="FooterChar"/>
    <w:uiPriority w:val="99"/>
    <w:unhideWhenUsed/>
    <w:rsid w:val="00513BA9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13B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339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90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9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29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7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87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8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92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9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2.xml" Id="rId13" /><Relationship Type="http://schemas.openxmlformats.org/officeDocument/2006/relationships/hyperlink" Target="http://www.rii.co.id" TargetMode="External" Id="rId18" /><Relationship Type="http://schemas.openxmlformats.org/officeDocument/2006/relationships/image" Target="media/image11.emf" Id="rId26" /><Relationship Type="http://schemas.openxmlformats.org/officeDocument/2006/relationships/footer" Target="footer4.xml" Id="rId39" /><Relationship Type="http://schemas.openxmlformats.org/officeDocument/2006/relationships/image" Target="media/image6.emf" Id="rId21" /><Relationship Type="http://schemas.openxmlformats.org/officeDocument/2006/relationships/hyperlink" Target="https://sdgs.un.org/goals/goal2" TargetMode="External" Id="rId34" /><Relationship Type="http://schemas.openxmlformats.org/officeDocument/2006/relationships/footnotes" Target="footnotes.xml" Id="rId7" /><Relationship Type="http://schemas.openxmlformats.org/officeDocument/2006/relationships/customXml" Target="../customXml/item2.xml" Id="rId2" /><Relationship Type="http://schemas.openxmlformats.org/officeDocument/2006/relationships/hyperlink" Target="https://www.nowasteapp.com/" TargetMode="External" Id="rId16" /><Relationship Type="http://schemas.openxmlformats.org/officeDocument/2006/relationships/image" Target="media/image5.emf" Id="rId20" /><Relationship Type="http://schemas.openxmlformats.org/officeDocument/2006/relationships/image" Target="media/image14.jpg" Id="rId29" /><Relationship Type="http://schemas.openxmlformats.org/officeDocument/2006/relationships/theme" Target="theme/theme1.xml" Id="rId41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image" Target="media/image2.png" Id="rId11" /><Relationship Type="http://schemas.openxmlformats.org/officeDocument/2006/relationships/image" Target="media/image9.emf" Id="rId24" /><Relationship Type="http://schemas.openxmlformats.org/officeDocument/2006/relationships/image" Target="media/image17.jpg" Id="rId32" /><Relationship Type="http://schemas.openxmlformats.org/officeDocument/2006/relationships/hyperlink" Target="https://www.rri.co.id/lain-lain/949186/frugal-living-tren-baru-menginspirasi-gaya-hidup-hemat" TargetMode="External" Id="rId37" /><Relationship Type="http://schemas.openxmlformats.org/officeDocument/2006/relationships/fontTable" Target="fontTable.xml" Id="rId40" /><Relationship Type="http://schemas.openxmlformats.org/officeDocument/2006/relationships/settings" Target="settings.xml" Id="rId5" /><Relationship Type="http://schemas.openxmlformats.org/officeDocument/2006/relationships/image" Target="media/image3.png" Id="rId15" /><Relationship Type="http://schemas.openxmlformats.org/officeDocument/2006/relationships/image" Target="media/image8.emf" Id="rId23" /><Relationship Type="http://schemas.openxmlformats.org/officeDocument/2006/relationships/image" Target="media/image13.jpg" Id="rId28" /><Relationship Type="http://schemas.openxmlformats.org/officeDocument/2006/relationships/hyperlink" Target="https://badanpangan.go.id/blog/post/9-organisasi-sepakat-gabung-bersama-badan-pangan-nasional-kurangi-food-waste-di-indonesia" TargetMode="External" Id="rId36" /><Relationship Type="http://schemas.openxmlformats.org/officeDocument/2006/relationships/footer" Target="footer1.xml" Id="rId10" /><Relationship Type="http://schemas.openxmlformats.org/officeDocument/2006/relationships/image" Target="media/image4.png" Id="rId19" /><Relationship Type="http://schemas.openxmlformats.org/officeDocument/2006/relationships/image" Target="media/image16.jpg" Id="rId31" /><Relationship Type="http://schemas.openxmlformats.org/officeDocument/2006/relationships/styles" Target="styles.xml" Id="rId4" /><Relationship Type="http://schemas.openxmlformats.org/officeDocument/2006/relationships/image" Target="media/image1.png" Id="rId9" /><Relationship Type="http://schemas.openxmlformats.org/officeDocument/2006/relationships/footer" Target="footer3.xml" Id="rId14" /><Relationship Type="http://schemas.openxmlformats.org/officeDocument/2006/relationships/image" Target="media/image7.emf" Id="rId22" /><Relationship Type="http://schemas.openxmlformats.org/officeDocument/2006/relationships/image" Target="media/image12.emf" Id="rId27" /><Relationship Type="http://schemas.openxmlformats.org/officeDocument/2006/relationships/image" Target="media/image15.jpg" Id="rId30" /><Relationship Type="http://schemas.openxmlformats.org/officeDocument/2006/relationships/hyperlink" Target="https://sipsn.menlhk.go.id/sipsn/public/data/komposisi" TargetMode="External" Id="rId35" /><Relationship Type="http://schemas.openxmlformats.org/officeDocument/2006/relationships/endnotes" Target="endnotes.xml" Id="rId8" /><Relationship Type="http://schemas.openxmlformats.org/officeDocument/2006/relationships/numbering" Target="numbering.xml" Id="rId3" /><Relationship Type="http://schemas.microsoft.com/office/2007/relationships/hdphoto" Target="media/hdphoto1.wdp" Id="rId12" /><Relationship Type="http://schemas.openxmlformats.org/officeDocument/2006/relationships/hyperlink" Target="https://badanpangan.go.id/" TargetMode="External" Id="rId17" /><Relationship Type="http://schemas.openxmlformats.org/officeDocument/2006/relationships/image" Target="media/image10.emf" Id="rId25" /><Relationship Type="http://schemas.openxmlformats.org/officeDocument/2006/relationships/image" Target="media/image18.jpg" Id="rId33" /><Relationship Type="http://schemas.openxmlformats.org/officeDocument/2006/relationships/hyperlink" Target="https://satudata.kemendag.go.id/ringkasan/produk/perdagangan-digital-e-commerce-indonesia-periode-2023" TargetMode="External" Id="rId38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k2MU89zdbObHNftRFIm02CM4Ew==">CgMxLjA4AHIhMXNzb19lV3VHcDA0SkJtOHJqMFo3QlNySUVIZXp5dUpO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F3EE091-A80D-4D7D-9CCC-0F0979754A2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Nurul Arisah Hidayatullah</dc:creator>
  <keywords/>
  <lastModifiedBy>ARI OKTA PRATAMA</lastModifiedBy>
  <revision>580</revision>
  <lastPrinted>2025-05-20T14:05:00.0000000Z</lastPrinted>
  <dcterms:created xsi:type="dcterms:W3CDTF">2024-12-29T16:41:00.0000000Z</dcterms:created>
  <dcterms:modified xsi:type="dcterms:W3CDTF">2026-03-05T16:48:50.2443988Z</dcterms:modified>
</coreProperties>
</file>